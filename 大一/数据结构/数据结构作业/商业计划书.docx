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ind w:firstLine="723"/>
        <w:rPr>
          <w:rFonts w:hint="eastAsia" w:asciiTheme="majorEastAsia" w:hAnsiTheme="majorEastAsia" w:eastAsiaTheme="majorEastAsia" w:cstheme="majorEastAsia"/>
          <w:sz w:val="36"/>
          <w:szCs w:val="36"/>
          <w:lang w:val="en-US" w:eastAsia="zh-CN"/>
        </w:rPr>
      </w:pPr>
      <w:r>
        <w:rPr>
          <w:rFonts w:hint="eastAsia" w:asciiTheme="majorEastAsia" w:hAnsiTheme="majorEastAsia" w:eastAsiaTheme="majorEastAsia" w:cstheme="majorEastAsia"/>
          <w:sz w:val="36"/>
          <w:szCs w:val="36"/>
          <w:lang w:val="en-US" w:eastAsia="zh-CN"/>
        </w:rPr>
        <w:t>商业计划书</w:t>
      </w:r>
    </w:p>
    <w:p>
      <w:pPr>
        <w:pStyle w:val="6"/>
        <w:ind w:firstLine="723"/>
        <w:rPr>
          <w:rFonts w:hint="default"/>
          <w:sz w:val="28"/>
          <w:szCs w:val="28"/>
          <w:lang w:val="en-US"/>
        </w:rPr>
      </w:pPr>
      <w:r>
        <w:rPr>
          <w:rFonts w:hint="eastAsia"/>
          <w:sz w:val="28"/>
          <w:szCs w:val="28"/>
          <w:lang w:val="en-US" w:eastAsia="zh-CN"/>
        </w:rPr>
        <w:t>慧眼-移动端目标检测APP</w:t>
      </w:r>
    </w:p>
    <w:p>
      <w:pPr>
        <w:pStyle w:val="12"/>
        <w:ind w:firstLine="480"/>
        <w:jc w:val="center"/>
        <w:rPr>
          <w:color w:val="auto"/>
          <w:sz w:val="28"/>
          <w:szCs w:val="28"/>
        </w:rPr>
      </w:pPr>
      <w:r>
        <w:rPr>
          <w:rFonts w:hint="eastAsia"/>
          <w:color w:val="auto"/>
          <w:sz w:val="28"/>
          <w:szCs w:val="28"/>
        </w:rPr>
        <w:t>目录</w:t>
      </w:r>
    </w:p>
    <w:p>
      <w:pPr>
        <w:pStyle w:val="7"/>
        <w:rPr>
          <w:rStyle w:val="13"/>
          <w:sz w:val="28"/>
          <w:szCs w:val="28"/>
        </w:rPr>
      </w:pPr>
      <w:r>
        <w:rPr>
          <w:sz w:val="28"/>
          <w:szCs w:val="28"/>
        </w:rPr>
        <w:fldChar w:fldCharType="begin"/>
      </w:r>
      <w:r>
        <w:rPr>
          <w:sz w:val="28"/>
          <w:szCs w:val="28"/>
        </w:rPr>
        <w:instrText xml:space="preserve"> </w:instrText>
      </w:r>
      <w:r>
        <w:rPr>
          <w:rFonts w:hint="eastAsia"/>
          <w:sz w:val="28"/>
          <w:szCs w:val="28"/>
        </w:rPr>
        <w:instrText xml:space="preserve">TOC \o "1-5" \h \z \u</w:instrText>
      </w:r>
      <w:r>
        <w:rPr>
          <w:sz w:val="28"/>
          <w:szCs w:val="28"/>
        </w:rPr>
        <w:instrText xml:space="preserve"> </w:instrText>
      </w:r>
      <w:r>
        <w:rPr>
          <w:sz w:val="28"/>
          <w:szCs w:val="28"/>
        </w:rPr>
        <w:fldChar w:fldCharType="separate"/>
      </w:r>
    </w:p>
    <w:p>
      <w:pPr>
        <w:pStyle w:val="5"/>
        <w:ind w:firstLine="480"/>
        <w:rPr>
          <w:rStyle w:val="13"/>
          <w:sz w:val="28"/>
          <w:szCs w:val="28"/>
        </w:rPr>
      </w:pPr>
      <w:r>
        <w:rPr>
          <w:sz w:val="28"/>
          <w:szCs w:val="28"/>
        </w:rPr>
        <w:fldChar w:fldCharType="begin"/>
      </w:r>
      <w:r>
        <w:rPr>
          <w:sz w:val="28"/>
          <w:szCs w:val="28"/>
        </w:rPr>
        <w:instrText xml:space="preserve"> HYPERLINK \l "_Toc28611213" </w:instrText>
      </w:r>
      <w:r>
        <w:rPr>
          <w:sz w:val="28"/>
          <w:szCs w:val="28"/>
        </w:rPr>
        <w:fldChar w:fldCharType="separate"/>
      </w:r>
      <w:r>
        <w:rPr>
          <w:rStyle w:val="13"/>
          <w:sz w:val="28"/>
          <w:szCs w:val="28"/>
        </w:rPr>
        <w:t xml:space="preserve">1 </w:t>
      </w:r>
      <w:r>
        <w:rPr>
          <w:rStyle w:val="13"/>
          <w:rFonts w:hint="eastAsia"/>
          <w:sz w:val="28"/>
          <w:szCs w:val="28"/>
          <w:lang w:val="en-US" w:eastAsia="zh-CN"/>
        </w:rPr>
        <w:t>项目企业摘要</w:t>
      </w:r>
      <w:r>
        <w:rPr>
          <w:rStyle w:val="13"/>
          <w:sz w:val="28"/>
          <w:szCs w:val="28"/>
        </w:rPr>
        <w:tab/>
      </w:r>
      <w:r>
        <w:rPr>
          <w:rStyle w:val="13"/>
          <w:rFonts w:hint="eastAsia"/>
          <w:sz w:val="28"/>
          <w:szCs w:val="28"/>
        </w:rPr>
        <w:t>2</w:t>
      </w:r>
      <w:r>
        <w:rPr>
          <w:rStyle w:val="13"/>
          <w:rFonts w:hint="eastAsia"/>
          <w:sz w:val="28"/>
          <w:szCs w:val="28"/>
        </w:rPr>
        <w:fldChar w:fldCharType="end"/>
      </w:r>
    </w:p>
    <w:p>
      <w:pPr>
        <w:pStyle w:val="5"/>
        <w:ind w:firstLine="480"/>
        <w:rPr>
          <w:rStyle w:val="13"/>
          <w:sz w:val="28"/>
          <w:szCs w:val="28"/>
        </w:rPr>
      </w:pPr>
      <w:r>
        <w:rPr>
          <w:sz w:val="28"/>
          <w:szCs w:val="28"/>
        </w:rPr>
        <w:fldChar w:fldCharType="begin"/>
      </w:r>
      <w:r>
        <w:rPr>
          <w:sz w:val="28"/>
          <w:szCs w:val="28"/>
        </w:rPr>
        <w:instrText xml:space="preserve"> HYPERLINK \l "_Toc28611214" </w:instrText>
      </w:r>
      <w:r>
        <w:rPr>
          <w:sz w:val="28"/>
          <w:szCs w:val="28"/>
        </w:rPr>
        <w:fldChar w:fldCharType="separate"/>
      </w:r>
      <w:r>
        <w:rPr>
          <w:rStyle w:val="13"/>
          <w:sz w:val="28"/>
          <w:szCs w:val="28"/>
        </w:rPr>
        <w:t xml:space="preserve">2 </w:t>
      </w:r>
      <w:r>
        <w:rPr>
          <w:rStyle w:val="13"/>
          <w:rFonts w:hint="eastAsia"/>
          <w:sz w:val="28"/>
          <w:szCs w:val="28"/>
        </w:rPr>
        <w:t>产品</w:t>
      </w:r>
      <w:r>
        <w:rPr>
          <w:rStyle w:val="13"/>
          <w:rFonts w:hint="eastAsia"/>
          <w:sz w:val="28"/>
          <w:szCs w:val="28"/>
          <w:lang w:val="en-US" w:eastAsia="zh-CN"/>
        </w:rPr>
        <w:t>服务</w:t>
      </w:r>
      <w:r>
        <w:rPr>
          <w:rStyle w:val="13"/>
          <w:sz w:val="28"/>
          <w:szCs w:val="28"/>
        </w:rPr>
        <w:tab/>
      </w:r>
      <w:r>
        <w:rPr>
          <w:rStyle w:val="13"/>
          <w:rFonts w:hint="eastAsia"/>
          <w:sz w:val="28"/>
          <w:szCs w:val="28"/>
          <w:lang w:val="en-US" w:eastAsia="zh-CN"/>
        </w:rPr>
        <w:t>4</w:t>
      </w:r>
      <w:r>
        <w:rPr>
          <w:rStyle w:val="13"/>
          <w:rFonts w:hint="eastAsia"/>
          <w:sz w:val="28"/>
          <w:szCs w:val="28"/>
        </w:rPr>
        <w:fldChar w:fldCharType="end"/>
      </w:r>
    </w:p>
    <w:p>
      <w:pPr>
        <w:pStyle w:val="5"/>
        <w:ind w:firstLine="480"/>
        <w:rPr>
          <w:rStyle w:val="13"/>
          <w:sz w:val="28"/>
          <w:szCs w:val="28"/>
        </w:rPr>
      </w:pPr>
      <w:r>
        <w:rPr>
          <w:sz w:val="28"/>
          <w:szCs w:val="28"/>
        </w:rPr>
        <w:fldChar w:fldCharType="begin"/>
      </w:r>
      <w:r>
        <w:rPr>
          <w:sz w:val="28"/>
          <w:szCs w:val="28"/>
        </w:rPr>
        <w:instrText xml:space="preserve"> HYPERLINK \l "_Toc28611215" </w:instrText>
      </w:r>
      <w:r>
        <w:rPr>
          <w:sz w:val="28"/>
          <w:szCs w:val="28"/>
        </w:rPr>
        <w:fldChar w:fldCharType="separate"/>
      </w:r>
      <w:r>
        <w:rPr>
          <w:rStyle w:val="13"/>
          <w:sz w:val="28"/>
          <w:szCs w:val="28"/>
        </w:rPr>
        <w:t xml:space="preserve">3 </w:t>
      </w:r>
      <w:r>
        <w:rPr>
          <w:rStyle w:val="13"/>
          <w:rFonts w:hint="eastAsia"/>
          <w:sz w:val="28"/>
          <w:szCs w:val="28"/>
          <w:lang w:val="en-US" w:eastAsia="zh-CN"/>
        </w:rPr>
        <w:t>商业模式</w:t>
      </w:r>
      <w:r>
        <w:rPr>
          <w:rStyle w:val="13"/>
          <w:sz w:val="28"/>
          <w:szCs w:val="28"/>
        </w:rPr>
        <w:tab/>
      </w:r>
      <w:r>
        <w:rPr>
          <w:rStyle w:val="13"/>
          <w:rFonts w:hint="eastAsia"/>
          <w:sz w:val="28"/>
          <w:szCs w:val="28"/>
          <w:lang w:val="en-US" w:eastAsia="zh-CN"/>
        </w:rPr>
        <w:t>5</w:t>
      </w:r>
      <w:r>
        <w:rPr>
          <w:rStyle w:val="13"/>
          <w:rFonts w:hint="eastAsia"/>
          <w:sz w:val="28"/>
          <w:szCs w:val="28"/>
        </w:rPr>
        <w:fldChar w:fldCharType="end"/>
      </w:r>
    </w:p>
    <w:p>
      <w:pPr>
        <w:pStyle w:val="5"/>
        <w:ind w:firstLine="480"/>
        <w:rPr>
          <w:rStyle w:val="13"/>
          <w:sz w:val="28"/>
          <w:szCs w:val="28"/>
        </w:rPr>
      </w:pPr>
      <w:r>
        <w:rPr>
          <w:sz w:val="28"/>
          <w:szCs w:val="28"/>
        </w:rPr>
        <w:fldChar w:fldCharType="begin"/>
      </w:r>
      <w:r>
        <w:rPr>
          <w:sz w:val="28"/>
          <w:szCs w:val="28"/>
        </w:rPr>
        <w:instrText xml:space="preserve"> HYPERLINK \l "_Toc28611216" </w:instrText>
      </w:r>
      <w:r>
        <w:rPr>
          <w:sz w:val="28"/>
          <w:szCs w:val="28"/>
        </w:rPr>
        <w:fldChar w:fldCharType="separate"/>
      </w:r>
      <w:r>
        <w:rPr>
          <w:rStyle w:val="13"/>
          <w:sz w:val="28"/>
          <w:szCs w:val="28"/>
        </w:rPr>
        <w:t xml:space="preserve">4 </w:t>
      </w:r>
      <w:r>
        <w:rPr>
          <w:rStyle w:val="13"/>
          <w:rFonts w:hint="eastAsia"/>
          <w:sz w:val="28"/>
          <w:szCs w:val="28"/>
          <w:lang w:val="en-US" w:eastAsia="zh-CN"/>
        </w:rPr>
        <w:t>创业团队</w:t>
      </w:r>
      <w:r>
        <w:rPr>
          <w:rStyle w:val="13"/>
          <w:sz w:val="28"/>
          <w:szCs w:val="28"/>
        </w:rPr>
        <w:tab/>
      </w:r>
      <w:r>
        <w:rPr>
          <w:rStyle w:val="13"/>
          <w:rFonts w:hint="eastAsia"/>
          <w:sz w:val="28"/>
          <w:szCs w:val="28"/>
          <w:lang w:val="en-US" w:eastAsia="zh-CN"/>
        </w:rPr>
        <w:t>5</w:t>
      </w:r>
      <w:r>
        <w:rPr>
          <w:rStyle w:val="13"/>
          <w:rFonts w:hint="eastAsia"/>
          <w:sz w:val="28"/>
          <w:szCs w:val="28"/>
        </w:rPr>
        <w:fldChar w:fldCharType="end"/>
      </w:r>
    </w:p>
    <w:p>
      <w:pPr>
        <w:pStyle w:val="5"/>
        <w:ind w:firstLine="480"/>
        <w:rPr>
          <w:rStyle w:val="13"/>
          <w:sz w:val="28"/>
          <w:szCs w:val="28"/>
        </w:rPr>
      </w:pPr>
      <w:r>
        <w:rPr>
          <w:sz w:val="28"/>
          <w:szCs w:val="28"/>
        </w:rPr>
        <w:fldChar w:fldCharType="begin"/>
      </w:r>
      <w:r>
        <w:rPr>
          <w:sz w:val="28"/>
          <w:szCs w:val="28"/>
        </w:rPr>
        <w:instrText xml:space="preserve"> HYPERLINK \l "_Toc28611217" </w:instrText>
      </w:r>
      <w:r>
        <w:rPr>
          <w:sz w:val="28"/>
          <w:szCs w:val="28"/>
        </w:rPr>
        <w:fldChar w:fldCharType="separate"/>
      </w:r>
      <w:r>
        <w:rPr>
          <w:rStyle w:val="13"/>
          <w:sz w:val="28"/>
          <w:szCs w:val="28"/>
        </w:rPr>
        <w:t xml:space="preserve">5 </w:t>
      </w:r>
      <w:r>
        <w:rPr>
          <w:rStyle w:val="13"/>
          <w:rFonts w:hint="eastAsia"/>
          <w:sz w:val="28"/>
          <w:szCs w:val="28"/>
          <w:lang w:val="en-US" w:eastAsia="zh-CN"/>
        </w:rPr>
        <w:t>财务预测</w:t>
      </w:r>
      <w:r>
        <w:rPr>
          <w:rStyle w:val="13"/>
          <w:sz w:val="28"/>
          <w:szCs w:val="28"/>
        </w:rPr>
        <w:tab/>
      </w:r>
      <w:r>
        <w:rPr>
          <w:rStyle w:val="13"/>
          <w:rFonts w:hint="eastAsia"/>
          <w:sz w:val="28"/>
          <w:szCs w:val="28"/>
          <w:lang w:val="en-US" w:eastAsia="zh-CN"/>
        </w:rPr>
        <w:t>7</w:t>
      </w:r>
      <w:r>
        <w:rPr>
          <w:rStyle w:val="13"/>
          <w:rFonts w:hint="eastAsia"/>
          <w:sz w:val="28"/>
          <w:szCs w:val="28"/>
        </w:rPr>
        <w:fldChar w:fldCharType="end"/>
      </w:r>
    </w:p>
    <w:p>
      <w:pPr>
        <w:pStyle w:val="5"/>
        <w:ind w:firstLine="480"/>
        <w:rPr>
          <w:rStyle w:val="13"/>
          <w:sz w:val="28"/>
          <w:szCs w:val="28"/>
        </w:rPr>
      </w:pPr>
      <w:r>
        <w:rPr>
          <w:sz w:val="28"/>
          <w:szCs w:val="28"/>
        </w:rPr>
        <w:fldChar w:fldCharType="begin"/>
      </w:r>
      <w:r>
        <w:rPr>
          <w:sz w:val="28"/>
          <w:szCs w:val="28"/>
        </w:rPr>
        <w:instrText xml:space="preserve"> HYPERLINK \l "_Toc28611218" </w:instrText>
      </w:r>
      <w:r>
        <w:rPr>
          <w:sz w:val="28"/>
          <w:szCs w:val="28"/>
        </w:rPr>
        <w:fldChar w:fldCharType="separate"/>
      </w:r>
      <w:r>
        <w:rPr>
          <w:rStyle w:val="13"/>
          <w:sz w:val="28"/>
          <w:szCs w:val="28"/>
        </w:rPr>
        <w:t xml:space="preserve">6 </w:t>
      </w:r>
      <w:r>
        <w:rPr>
          <w:rStyle w:val="13"/>
          <w:rFonts w:hint="eastAsia"/>
          <w:sz w:val="28"/>
          <w:szCs w:val="28"/>
          <w:lang w:val="en-US" w:eastAsia="zh-CN"/>
        </w:rPr>
        <w:t>公司策略</w:t>
      </w:r>
      <w:r>
        <w:rPr>
          <w:rStyle w:val="13"/>
          <w:sz w:val="28"/>
          <w:szCs w:val="28"/>
        </w:rPr>
        <w:tab/>
      </w:r>
      <w:r>
        <w:rPr>
          <w:rStyle w:val="13"/>
          <w:rFonts w:hint="eastAsia"/>
          <w:sz w:val="28"/>
          <w:szCs w:val="28"/>
          <w:lang w:val="en-US" w:eastAsia="zh-CN"/>
        </w:rPr>
        <w:t>7</w:t>
      </w:r>
      <w:r>
        <w:rPr>
          <w:rStyle w:val="13"/>
          <w:rFonts w:hint="eastAsia"/>
          <w:sz w:val="28"/>
          <w:szCs w:val="28"/>
        </w:rPr>
        <w:fldChar w:fldCharType="end"/>
      </w:r>
    </w:p>
    <w:p>
      <w:pPr>
        <w:pStyle w:val="5"/>
        <w:ind w:firstLine="480"/>
        <w:rPr>
          <w:rStyle w:val="13"/>
          <w:sz w:val="28"/>
          <w:szCs w:val="28"/>
        </w:rPr>
      </w:pPr>
      <w:r>
        <w:rPr>
          <w:sz w:val="28"/>
          <w:szCs w:val="28"/>
        </w:rPr>
        <w:fldChar w:fldCharType="begin"/>
      </w:r>
      <w:r>
        <w:rPr>
          <w:sz w:val="28"/>
          <w:szCs w:val="28"/>
        </w:rPr>
        <w:instrText xml:space="preserve"> HYPERLINK \l "_Toc28611219" </w:instrText>
      </w:r>
      <w:r>
        <w:rPr>
          <w:sz w:val="28"/>
          <w:szCs w:val="28"/>
        </w:rPr>
        <w:fldChar w:fldCharType="separate"/>
      </w:r>
      <w:r>
        <w:rPr>
          <w:rStyle w:val="13"/>
          <w:sz w:val="28"/>
          <w:szCs w:val="28"/>
        </w:rPr>
        <w:t xml:space="preserve">7 </w:t>
      </w:r>
      <w:r>
        <w:rPr>
          <w:rStyle w:val="13"/>
          <w:rFonts w:hint="eastAsia"/>
          <w:sz w:val="28"/>
          <w:szCs w:val="28"/>
          <w:lang w:val="en-US" w:eastAsia="zh-CN"/>
        </w:rPr>
        <w:t>风险分析</w:t>
      </w:r>
      <w:r>
        <w:rPr>
          <w:rStyle w:val="13"/>
          <w:sz w:val="28"/>
          <w:szCs w:val="28"/>
        </w:rPr>
        <w:tab/>
      </w:r>
      <w:r>
        <w:rPr>
          <w:rStyle w:val="13"/>
          <w:rFonts w:hint="eastAsia"/>
          <w:sz w:val="28"/>
          <w:szCs w:val="28"/>
          <w:lang w:val="en-US" w:eastAsia="zh-CN"/>
        </w:rPr>
        <w:t>7</w:t>
      </w:r>
      <w:r>
        <w:rPr>
          <w:rStyle w:val="13"/>
          <w:sz w:val="28"/>
          <w:szCs w:val="28"/>
        </w:rPr>
        <w:fldChar w:fldCharType="end"/>
      </w:r>
    </w:p>
    <w:p>
      <w:pPr>
        <w:pStyle w:val="5"/>
        <w:ind w:firstLine="480"/>
        <w:rPr>
          <w:rStyle w:val="13"/>
          <w:rFonts w:hint="eastAsia" w:eastAsiaTheme="minorEastAsia"/>
          <w:sz w:val="28"/>
          <w:szCs w:val="28"/>
          <w:lang w:val="en-US" w:eastAsia="zh-CN"/>
        </w:rPr>
      </w:pPr>
      <w:r>
        <w:rPr>
          <w:sz w:val="28"/>
          <w:szCs w:val="28"/>
        </w:rPr>
        <w:fldChar w:fldCharType="begin"/>
      </w:r>
      <w:r>
        <w:rPr>
          <w:sz w:val="28"/>
          <w:szCs w:val="28"/>
        </w:rPr>
        <w:instrText xml:space="preserve"> HYPERLINK \l "_Toc28611219" </w:instrText>
      </w:r>
      <w:r>
        <w:rPr>
          <w:sz w:val="28"/>
          <w:szCs w:val="28"/>
        </w:rPr>
        <w:fldChar w:fldCharType="separate"/>
      </w:r>
      <w:r>
        <w:rPr>
          <w:rFonts w:hint="eastAsia"/>
          <w:b/>
          <w:bCs/>
          <w:sz w:val="28"/>
          <w:szCs w:val="28"/>
          <w:lang w:val="en-US" w:eastAsia="zh-CN"/>
        </w:rPr>
        <w:t>8</w:t>
      </w:r>
      <w:r>
        <w:rPr>
          <w:rStyle w:val="13"/>
          <w:sz w:val="28"/>
          <w:szCs w:val="28"/>
        </w:rPr>
        <w:t xml:space="preserve"> </w:t>
      </w:r>
      <w:r>
        <w:rPr>
          <w:rStyle w:val="13"/>
          <w:rFonts w:hint="eastAsia"/>
          <w:sz w:val="28"/>
          <w:szCs w:val="28"/>
          <w:lang w:val="en-US" w:eastAsia="zh-CN"/>
        </w:rPr>
        <w:t>风险及退出</w:t>
      </w:r>
      <w:r>
        <w:rPr>
          <w:rStyle w:val="13"/>
          <w:sz w:val="28"/>
          <w:szCs w:val="28"/>
        </w:rPr>
        <w:tab/>
      </w:r>
      <w:r>
        <w:rPr>
          <w:rStyle w:val="13"/>
          <w:rFonts w:hint="eastAsia"/>
          <w:sz w:val="28"/>
          <w:szCs w:val="28"/>
          <w:lang w:val="en-US" w:eastAsia="zh-CN"/>
        </w:rPr>
        <w:t>1</w:t>
      </w:r>
      <w:r>
        <w:rPr>
          <w:rStyle w:val="13"/>
          <w:sz w:val="28"/>
          <w:szCs w:val="28"/>
        </w:rPr>
        <w:fldChar w:fldCharType="end"/>
      </w:r>
      <w:r>
        <w:rPr>
          <w:rStyle w:val="13"/>
          <w:rFonts w:hint="eastAsia"/>
          <w:sz w:val="28"/>
          <w:szCs w:val="28"/>
          <w:lang w:val="en-US" w:eastAsia="zh-CN"/>
        </w:rPr>
        <w:t>0</w:t>
      </w:r>
    </w:p>
    <w:p/>
    <w:p>
      <w:pPr>
        <w:rPr>
          <w:rStyle w:val="13"/>
          <w:sz w:val="28"/>
          <w:szCs w:val="28"/>
        </w:rPr>
      </w:pPr>
    </w:p>
    <w:p>
      <w:pPr>
        <w:rPr>
          <w:rStyle w:val="13"/>
          <w:sz w:val="28"/>
          <w:szCs w:val="28"/>
        </w:rPr>
      </w:pPr>
    </w:p>
    <w:p>
      <w:pPr>
        <w:rPr>
          <w:rStyle w:val="13"/>
          <w:sz w:val="28"/>
          <w:szCs w:val="28"/>
        </w:rPr>
      </w:pPr>
    </w:p>
    <w:p>
      <w:pPr>
        <w:rPr>
          <w:rStyle w:val="13"/>
          <w:sz w:val="28"/>
          <w:szCs w:val="28"/>
        </w:rPr>
      </w:pPr>
    </w:p>
    <w:p>
      <w:pPr>
        <w:rPr>
          <w:rStyle w:val="13"/>
          <w:sz w:val="28"/>
          <w:szCs w:val="28"/>
        </w:rPr>
      </w:pPr>
    </w:p>
    <w:p>
      <w:pPr>
        <w:rPr>
          <w:rStyle w:val="13"/>
          <w:sz w:val="28"/>
          <w:szCs w:val="28"/>
        </w:rPr>
      </w:pPr>
    </w:p>
    <w:p>
      <w:pPr>
        <w:rPr>
          <w:rStyle w:val="13"/>
          <w:sz w:val="28"/>
          <w:szCs w:val="28"/>
        </w:rPr>
      </w:pPr>
    </w:p>
    <w:p>
      <w:pPr>
        <w:rPr>
          <w:rStyle w:val="13"/>
          <w:sz w:val="28"/>
          <w:szCs w:val="28"/>
        </w:rPr>
      </w:pPr>
      <w:bookmarkStart w:id="0" w:name="_GoBack"/>
      <w:bookmarkEnd w:id="0"/>
    </w:p>
    <w:p>
      <w:pPr>
        <w:pStyle w:val="12"/>
        <w:rPr>
          <w:sz w:val="28"/>
          <w:szCs w:val="28"/>
        </w:rPr>
      </w:pPr>
      <w:r>
        <w:rPr>
          <w:sz w:val="28"/>
          <w:szCs w:val="28"/>
        </w:rPr>
        <w:fldChar w:fldCharType="end"/>
      </w:r>
    </w:p>
    <w:p>
      <w:pPr>
        <w:keepNext w:val="0"/>
        <w:keepLines w:val="0"/>
        <w:widowControl/>
        <w:numPr>
          <w:numId w:val="0"/>
        </w:numPr>
        <w:suppressLineNumbers w:val="0"/>
        <w:jc w:val="left"/>
        <w:rPr>
          <w:rFonts w:ascii="Microsoft JhengHei" w:hAnsi="Microsoft JhengHei" w:eastAsia="Microsoft JhengHei" w:cs="Microsoft JhengHei"/>
          <w:b/>
          <w:color w:val="000000"/>
          <w:kern w:val="0"/>
          <w:sz w:val="30"/>
          <w:szCs w:val="30"/>
          <w:lang w:val="en-US" w:eastAsia="zh-CN" w:bidi="ar"/>
        </w:rPr>
      </w:pPr>
    </w:p>
    <w:p>
      <w:pPr>
        <w:keepNext w:val="0"/>
        <w:keepLines w:val="0"/>
        <w:widowControl/>
        <w:numPr>
          <w:ilvl w:val="0"/>
          <w:numId w:val="1"/>
        </w:numPr>
        <w:suppressLineNumbers w:val="0"/>
        <w:jc w:val="left"/>
        <w:rPr>
          <w:rFonts w:ascii="Microsoft JhengHei" w:hAnsi="Microsoft JhengHei" w:eastAsia="Microsoft JhengHei" w:cs="Microsoft JhengHei"/>
          <w:b/>
          <w:color w:val="000000"/>
          <w:kern w:val="0"/>
          <w:sz w:val="30"/>
          <w:szCs w:val="30"/>
          <w:lang w:val="en-US" w:eastAsia="zh-CN" w:bidi="ar"/>
        </w:rPr>
      </w:pPr>
      <w:r>
        <w:rPr>
          <w:rFonts w:ascii="Microsoft JhengHei" w:hAnsi="Microsoft JhengHei" w:eastAsia="Microsoft JhengHei" w:cs="Microsoft JhengHei"/>
          <w:b/>
          <w:color w:val="000000"/>
          <w:kern w:val="0"/>
          <w:sz w:val="30"/>
          <w:szCs w:val="30"/>
          <w:lang w:val="en-US" w:eastAsia="zh-CN" w:bidi="ar"/>
        </w:rPr>
        <w:t>项目企业摘要</w:t>
      </w:r>
    </w:p>
    <w:p>
      <w:pPr>
        <w:keepNext w:val="0"/>
        <w:keepLines w:val="0"/>
        <w:widowControl/>
        <w:numPr>
          <w:numId w:val="0"/>
        </w:numPr>
        <w:suppressLineNumbers w:val="0"/>
        <w:jc w:val="left"/>
        <w:rPr>
          <w:rFonts w:hint="default" w:ascii="Microsoft JhengHei" w:hAnsi="Microsoft JhengHei" w:eastAsia="Microsoft JhengHei" w:cs="Microsoft JhengHei"/>
          <w:b/>
          <w:color w:val="000000"/>
          <w:kern w:val="0"/>
          <w:sz w:val="30"/>
          <w:szCs w:val="30"/>
          <w:lang w:val="en-US" w:eastAsia="zh-CN" w:bidi="ar"/>
        </w:rPr>
      </w:pPr>
      <w:r>
        <w:rPr>
          <w:rFonts w:hint="eastAsia" w:ascii="Microsoft JhengHei" w:hAnsi="Microsoft JhengHei" w:eastAsia="Microsoft JhengHei" w:cs="Microsoft JhengHei"/>
          <w:b/>
          <w:color w:val="000000"/>
          <w:kern w:val="0"/>
          <w:sz w:val="24"/>
          <w:szCs w:val="24"/>
          <w:lang w:val="en-US" w:eastAsia="zh-CN" w:bidi="ar"/>
        </w:rPr>
        <w:t>1</w:t>
      </w:r>
      <w:r>
        <w:rPr>
          <w:rFonts w:hint="eastAsia" w:ascii="Microsoft JhengHei" w:hAnsi="Microsoft JhengHei" w:eastAsia="Microsoft JhengHei" w:cs="Microsoft JhengHei"/>
          <w:b/>
          <w:color w:val="000000"/>
          <w:kern w:val="0"/>
          <w:sz w:val="30"/>
          <w:szCs w:val="30"/>
          <w:lang w:val="en-US" w:eastAsia="zh-CN" w:bidi="ar"/>
        </w:rPr>
        <w:t>.</w:t>
      </w:r>
      <w:r>
        <w:rPr>
          <w:rFonts w:hint="eastAsia" w:ascii="Microsoft JhengHei" w:hAnsi="Microsoft JhengHei" w:eastAsia="Microsoft JhengHei" w:cs="Microsoft JhengHei"/>
          <w:b/>
          <w:color w:val="000000"/>
          <w:kern w:val="0"/>
          <w:sz w:val="24"/>
          <w:szCs w:val="24"/>
          <w:lang w:val="en-US" w:eastAsia="zh-CN" w:bidi="ar"/>
        </w:rPr>
        <w:t>1项目简介</w:t>
      </w:r>
    </w:p>
    <w:p>
      <w:pPr>
        <w:ind w:firstLine="420"/>
        <w:rPr>
          <w:rFonts w:hint="eastAsia"/>
          <w:b w:val="0"/>
          <w:bCs w:val="0"/>
          <w:color w:val="000000"/>
          <w:sz w:val="28"/>
          <w:szCs w:val="28"/>
        </w:rPr>
      </w:pPr>
      <w:r>
        <w:rPr>
          <w:rFonts w:hint="eastAsia"/>
          <w:b w:val="0"/>
          <w:bCs w:val="0"/>
          <w:color w:val="000000"/>
          <w:sz w:val="28"/>
          <w:szCs w:val="28"/>
        </w:rPr>
        <w:t>基于深度学习的目标检测技术已在工业生产中广泛运用，但仍有许多工作场所配备不起或不适用专业的工业</w:t>
      </w:r>
      <w:r>
        <w:rPr>
          <w:b w:val="0"/>
          <w:bCs w:val="0"/>
          <w:color w:val="000000"/>
          <w:sz w:val="28"/>
          <w:szCs w:val="28"/>
        </w:rPr>
        <w:t>检测</w:t>
      </w:r>
      <w:r>
        <w:rPr>
          <w:rFonts w:hint="eastAsia"/>
          <w:b w:val="0"/>
          <w:bCs w:val="0"/>
          <w:color w:val="000000"/>
          <w:sz w:val="28"/>
          <w:szCs w:val="28"/>
        </w:rPr>
        <w:t>系统。为此，我们计划设计一种低成本且便捷的移动端计数方案。使用者仅需通过手机拍照，便可得到具体目标的数量。该方案可以运用于统计工地上不同地方钢材的数量、统计农作物的数量等各方面，可以极大地减少用户的重复低效的工作，从而提高他们的生产效率。</w:t>
      </w:r>
    </w:p>
    <w:p>
      <w:pPr>
        <w:rPr>
          <w:rFonts w:hint="eastAsia"/>
          <w:b/>
          <w:bCs/>
          <w:color w:val="000000"/>
          <w:sz w:val="28"/>
          <w:szCs w:val="28"/>
          <w:lang w:val="en-US" w:eastAsia="zh-CN"/>
        </w:rPr>
      </w:pPr>
      <w:r>
        <w:rPr>
          <w:rFonts w:hint="eastAsia"/>
          <w:b/>
          <w:bCs/>
          <w:color w:val="000000"/>
          <w:sz w:val="28"/>
          <w:szCs w:val="28"/>
          <w:lang w:val="en-US" w:eastAsia="zh-CN"/>
        </w:rPr>
        <w:t>1.2团队简介</w:t>
      </w:r>
    </w:p>
    <w:p>
      <w:pPr>
        <w:ind w:firstLine="420" w:firstLineChars="0"/>
        <w:rPr>
          <w:rFonts w:hint="eastAsia"/>
          <w:b w:val="0"/>
          <w:bCs w:val="0"/>
          <w:color w:val="000000"/>
          <w:sz w:val="28"/>
          <w:szCs w:val="28"/>
          <w:lang w:val="en-US" w:eastAsia="zh-CN"/>
        </w:rPr>
      </w:pPr>
      <w:r>
        <w:rPr>
          <w:rFonts w:hint="eastAsia"/>
          <w:b w:val="0"/>
          <w:bCs w:val="0"/>
          <w:color w:val="000000"/>
          <w:sz w:val="28"/>
          <w:szCs w:val="28"/>
          <w:lang w:val="en-US" w:eastAsia="zh-CN"/>
        </w:rPr>
        <w:t>本团队由合肥工业大学宣城校区科创中心老师和学生组成，其中由老师进行技术指导，学生进行商业策划和项目实践，我们项目立足于创新，为人们的生活提供遍历，并且制定了恰当的发展计划，为产品的长期发展奠定基础。</w:t>
      </w:r>
    </w:p>
    <w:p>
      <w:pPr>
        <w:rPr>
          <w:rFonts w:hint="eastAsia"/>
          <w:b/>
          <w:bCs/>
          <w:color w:val="000000"/>
          <w:sz w:val="28"/>
          <w:szCs w:val="28"/>
          <w:lang w:val="en-US" w:eastAsia="zh-CN"/>
        </w:rPr>
      </w:pPr>
      <w:r>
        <w:rPr>
          <w:rFonts w:hint="eastAsia"/>
          <w:b/>
          <w:bCs/>
          <w:color w:val="000000"/>
          <w:sz w:val="28"/>
          <w:szCs w:val="28"/>
          <w:lang w:val="en-US" w:eastAsia="zh-CN"/>
        </w:rPr>
        <w:t>1.3市场分析</w:t>
      </w:r>
    </w:p>
    <w:p>
      <w:pPr>
        <w:rPr>
          <w:rFonts w:hint="eastAsia"/>
          <w:sz w:val="28"/>
          <w:szCs w:val="28"/>
          <w:lang w:val="en-US" w:eastAsia="zh-CN"/>
        </w:rPr>
      </w:pPr>
      <w:r>
        <w:rPr>
          <w:rFonts w:hint="eastAsia"/>
          <w:sz w:val="28"/>
          <w:szCs w:val="28"/>
          <w:lang w:val="en-US" w:eastAsia="zh-CN"/>
        </w:rPr>
        <w:t>移动端目标检测app,能够在工厂人们在仓库进行材料数量的统计发挥极大的作用，它能够快速获取目标的数量，并且成本便宜，只需要通过拍照的方式获取图片，这大大减少了工长在统计材料数量时候所需的人力、物力以及时间。同时</w:t>
      </w:r>
      <w:r>
        <w:rPr>
          <w:rFonts w:hint="eastAsia"/>
          <w:sz w:val="28"/>
          <w:szCs w:val="28"/>
        </w:rPr>
        <w:t>采用前沿的深度学习技术，具有较强的创新性实用价值</w:t>
      </w:r>
      <w:r>
        <w:rPr>
          <w:rFonts w:hint="eastAsia"/>
          <w:sz w:val="28"/>
          <w:szCs w:val="28"/>
          <w:lang w:eastAsia="zh-CN"/>
        </w:rPr>
        <w:t>，</w:t>
      </w:r>
      <w:r>
        <w:rPr>
          <w:rFonts w:hint="eastAsia"/>
          <w:sz w:val="28"/>
          <w:szCs w:val="28"/>
        </w:rPr>
        <w:t>项目整体可行性强，能够显著节约用户时间，具有较高的社会价值。利用目标识别进行技术，有效减少人工计数的疏漏。</w:t>
      </w:r>
      <w:r>
        <w:rPr>
          <w:rFonts w:hint="eastAsia"/>
          <w:sz w:val="28"/>
          <w:szCs w:val="28"/>
          <w:lang w:val="en-US" w:eastAsia="zh-CN"/>
        </w:rPr>
        <w:t>并且我们产品不仅仅局限于工厂，而且在各行各业中都能够运用，例如在养殖业中对乌龟等动物数量的获取等。</w:t>
      </w:r>
    </w:p>
    <w:p>
      <w:pPr>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1.4竞争分析</w:t>
      </w:r>
    </w:p>
    <w:p>
      <w:pPr>
        <w:ind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传统的工厂对产品及材料统计的方式是利用工人对产品一一清点，这样会需要消耗很大的时间，对于数据量很大的产品进行统计时，需要浪费很大的人力，并且在最后统计的数量与真实的数量之间会有一定的误差。而我们产品能够高效并且准确的获得产品的数量，只需要通过拍照的方式，成本简单，方式也很简单，极大省去了人力、财力和时间。</w:t>
      </w:r>
    </w:p>
    <w:p>
      <w:pPr>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1.5市场营销</w:t>
      </w:r>
    </w:p>
    <w:p>
      <w:pPr>
        <w:ind w:firstLine="420" w:firstLineChars="0"/>
        <w:rPr>
          <w:rFonts w:hint="eastAsia" w:asciiTheme="minorEastAsia" w:hAnsiTheme="minorEastAsia" w:eastAsiaTheme="minorEastAsia" w:cstheme="minorEastAsia"/>
          <w:sz w:val="28"/>
          <w:szCs w:val="28"/>
          <w:lang w:val="en-US" w:eastAsia="zh-CN"/>
        </w:rPr>
      </w:pPr>
      <w:r>
        <w:rPr>
          <w:rFonts w:hint="eastAsia" w:asciiTheme="minorEastAsia" w:hAnsiTheme="minorEastAsia" w:cstheme="minorEastAsia"/>
          <w:sz w:val="28"/>
          <w:szCs w:val="28"/>
          <w:lang w:val="en-US" w:eastAsia="zh-CN"/>
        </w:rPr>
        <w:t>首先我们产品以软件为出发点，不断向各个领域进行开拓，我们致力于解决大型工厂对物品数量获取的需要，能够在短时间内解决客户的需求，从而能够将我们产品进行推广，是他迈向更开阔的领域，</w:t>
      </w:r>
      <w:r>
        <w:rPr>
          <w:rFonts w:hint="eastAsia" w:asciiTheme="minorEastAsia" w:hAnsiTheme="minorEastAsia" w:eastAsiaTheme="minorEastAsia" w:cstheme="minorEastAsia"/>
          <w:color w:val="000000"/>
          <w:kern w:val="0"/>
          <w:sz w:val="28"/>
          <w:szCs w:val="28"/>
          <w:lang w:val="en-US" w:eastAsia="zh-CN" w:bidi="ar"/>
        </w:rPr>
        <w:t>借</w:t>
      </w:r>
      <w:r>
        <w:rPr>
          <w:rFonts w:hint="eastAsia" w:asciiTheme="minorEastAsia" w:hAnsiTheme="minorEastAsia" w:eastAsiaTheme="minorEastAsia" w:cstheme="minorEastAsia"/>
          <w:sz w:val="28"/>
          <w:szCs w:val="28"/>
          <w:lang w:val="en-US" w:eastAsia="zh-CN"/>
        </w:rPr>
        <w:t xml:space="preserve">助专业期刊、电视、广播、网络等自媒体方式，结合产品推介会等，进行市场营销，主要分为以下阶段： </w:t>
      </w:r>
    </w:p>
    <w:p>
      <w:pPr>
        <w:keepNext w:val="0"/>
        <w:keepLines w:val="0"/>
        <w:widowControl/>
        <w:suppressLineNumbers w:val="0"/>
        <w:jc w:val="left"/>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第一阶段 </w:t>
      </w:r>
      <w:r>
        <w:rPr>
          <w:rFonts w:hint="eastAsia" w:ascii="宋体" w:hAnsi="宋体" w:eastAsia="宋体" w:cs="宋体"/>
          <w:color w:val="000000"/>
          <w:kern w:val="0"/>
          <w:sz w:val="28"/>
          <w:szCs w:val="28"/>
          <w:lang w:val="en-US" w:eastAsia="zh-CN" w:bidi="ar"/>
        </w:rPr>
        <w:t>短期（1-2 年），开辟市场，塑造品牌。</w:t>
      </w:r>
    </w:p>
    <w:p>
      <w:pPr>
        <w:keepNext w:val="0"/>
        <w:keepLines w:val="0"/>
        <w:widowControl/>
        <w:suppressLineNumbers w:val="0"/>
        <w:ind w:firstLine="420" w:firstLineChars="0"/>
        <w:jc w:val="left"/>
        <w:rPr>
          <w:rFonts w:hint="eastAsia" w:ascii="宋体" w:hAnsi="宋体" w:eastAsia="宋体" w:cs="宋体"/>
          <w:color w:val="000000"/>
          <w:kern w:val="0"/>
          <w:sz w:val="28"/>
          <w:szCs w:val="28"/>
          <w:lang w:val="en-US" w:eastAsia="zh-CN" w:bidi="ar"/>
        </w:rPr>
      </w:pPr>
      <w:r>
        <w:rPr>
          <w:rFonts w:hint="eastAsia" w:asciiTheme="minorEastAsia" w:hAnsiTheme="minorEastAsia" w:cstheme="minorEastAsia"/>
          <w:sz w:val="28"/>
          <w:szCs w:val="28"/>
          <w:lang w:val="en-US" w:eastAsia="zh-CN"/>
        </w:rPr>
        <w:t>通过免费给客户提供体验，首先向小型工厂进行产品的初步试验，</w:t>
      </w:r>
      <w:r>
        <w:rPr>
          <w:rFonts w:hint="eastAsia" w:ascii="宋体" w:hAnsi="宋体" w:eastAsia="宋体" w:cs="宋体"/>
          <w:color w:val="000000"/>
          <w:kern w:val="0"/>
          <w:sz w:val="28"/>
          <w:szCs w:val="28"/>
          <w:lang w:val="en-US" w:eastAsia="zh-CN" w:bidi="ar"/>
        </w:rPr>
        <w:t>打开市场缺口，树立良好信誉，创新软件功能，使它能满足客户更多的需求。</w:t>
      </w:r>
    </w:p>
    <w:p>
      <w:pPr>
        <w:keepNext w:val="0"/>
        <w:keepLines w:val="0"/>
        <w:widowControl/>
        <w:suppressLineNumbers w:val="0"/>
        <w:jc w:val="left"/>
        <w:rPr>
          <w:sz w:val="28"/>
          <w:szCs w:val="28"/>
        </w:rPr>
      </w:pPr>
      <w:r>
        <w:rPr>
          <w:rFonts w:hint="eastAsia" w:ascii="宋体" w:hAnsi="宋体" w:eastAsia="宋体" w:cs="宋体"/>
          <w:color w:val="000000"/>
          <w:kern w:val="0"/>
          <w:sz w:val="28"/>
          <w:szCs w:val="28"/>
          <w:lang w:val="en-US" w:eastAsia="zh-CN" w:bidi="ar"/>
        </w:rPr>
        <w:t>第二阶段：中期（2-5 年），拓展市场，获取资金。</w:t>
      </w:r>
    </w:p>
    <w:p>
      <w:pPr>
        <w:keepNext w:val="0"/>
        <w:keepLines w:val="0"/>
        <w:widowControl/>
        <w:suppressLineNumbers w:val="0"/>
        <w:ind w:firstLine="420" w:firstLineChars="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加强广告宣传，扩大销售量，提升品牌形象，增加产品多方面功能，增加销售渠道，让广大公司都能够使用我们产品。</w:t>
      </w:r>
    </w:p>
    <w:p>
      <w:pPr>
        <w:keepNext w:val="0"/>
        <w:keepLines w:val="0"/>
        <w:widowControl/>
        <w:suppressLineNumbers w:val="0"/>
        <w:jc w:val="left"/>
        <w:rPr>
          <w:sz w:val="28"/>
          <w:szCs w:val="28"/>
        </w:rPr>
      </w:pPr>
      <w:r>
        <w:rPr>
          <w:rFonts w:hint="eastAsia" w:ascii="宋体" w:hAnsi="宋体" w:eastAsia="宋体" w:cs="宋体"/>
          <w:color w:val="000000"/>
          <w:kern w:val="0"/>
          <w:sz w:val="28"/>
          <w:szCs w:val="28"/>
          <w:lang w:val="en-US" w:eastAsia="zh-CN" w:bidi="ar"/>
        </w:rPr>
        <w:t xml:space="preserve">第三阶段：长期（5-10 年），市场精耕与维持。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8"/>
          <w:szCs w:val="28"/>
          <w:lang w:val="en-US" w:eastAsia="zh-CN" w:bidi="ar"/>
        </w:rPr>
        <w:t>不断研发一些新的产品，进行对原有产品的拓展与补充，开拓更大的有关目标检测的领域，实现产品多元化，拓展市场空间，提高市场竞争力。争取国内市场占有率 不断提升，在立足国内市场的基础上，进一步完善和健全销售网络，实现产品的远销海外</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1"/>
        </w:numPr>
        <w:suppressLineNumbers w:val="0"/>
        <w:jc w:val="left"/>
        <w:rPr>
          <w:rFonts w:ascii="Microsoft JhengHei" w:hAnsi="Microsoft JhengHei" w:eastAsia="Microsoft JhengHei" w:cs="Microsoft JhengHei"/>
          <w:b/>
          <w:color w:val="000000"/>
          <w:kern w:val="0"/>
          <w:sz w:val="30"/>
          <w:szCs w:val="30"/>
          <w:lang w:val="en-US" w:eastAsia="zh-CN" w:bidi="ar"/>
        </w:rPr>
      </w:pPr>
      <w:r>
        <w:rPr>
          <w:rFonts w:hint="eastAsia" w:ascii="Microsoft JhengHei" w:hAnsi="Microsoft JhengHei" w:eastAsia="Microsoft JhengHei" w:cs="Microsoft JhengHei"/>
          <w:b/>
          <w:color w:val="000000"/>
          <w:kern w:val="0"/>
          <w:sz w:val="30"/>
          <w:szCs w:val="30"/>
          <w:lang w:val="en-US" w:eastAsia="zh-CN" w:bidi="ar"/>
        </w:rPr>
        <w:t>产品服务</w:t>
      </w:r>
    </w:p>
    <w:p>
      <w:pPr>
        <w:ind w:firstLine="422" w:firstLineChars="200"/>
        <w:rPr>
          <w:rFonts w:ascii="仿宋" w:hAnsi="仿宋" w:eastAsia="仿宋" w:cs="仿宋"/>
          <w:b/>
          <w:bCs/>
          <w:color w:val="000000"/>
        </w:rPr>
      </w:pPr>
      <w:r>
        <w:rPr>
          <w:rFonts w:hint="eastAsia" w:ascii="仿宋" w:hAnsi="仿宋" w:eastAsia="仿宋" w:cs="仿宋"/>
          <w:b/>
          <w:bCs/>
          <w:color w:val="000000"/>
        </w:rPr>
        <w:t>一、项目总体框架，主要分为两个部分：本地版和在线版。</w:t>
      </w:r>
    </w:p>
    <w:p>
      <w:pPr>
        <w:ind w:firstLine="422" w:firstLineChars="200"/>
        <w:rPr>
          <w:rFonts w:hint="eastAsia" w:ascii="仿宋" w:hAnsi="仿宋" w:eastAsia="仿宋" w:cs="仿宋"/>
          <w:b/>
          <w:bCs/>
          <w:color w:val="000000"/>
        </w:rPr>
      </w:pPr>
      <w:r>
        <w:rPr>
          <w:rFonts w:ascii="仿宋" w:hAnsi="仿宋" w:eastAsia="仿宋" w:cs="仿宋"/>
          <w:b/>
          <w:bCs/>
          <w:color w:val="000000"/>
        </w:rPr>
        <w:t>1.</w:t>
      </w:r>
      <w:r>
        <w:rPr>
          <w:rFonts w:hint="eastAsia" w:ascii="仿宋" w:hAnsi="仿宋" w:eastAsia="仿宋" w:cs="仿宋"/>
          <w:b/>
          <w:bCs/>
          <w:color w:val="000000"/>
        </w:rPr>
        <w:t>本地版</w:t>
      </w:r>
    </w:p>
    <w:p>
      <w:pPr>
        <w:ind w:firstLine="422" w:firstLineChars="200"/>
        <w:rPr>
          <w:rFonts w:hint="eastAsia" w:ascii="仿宋" w:hAnsi="仿宋" w:eastAsia="仿宋" w:cs="仿宋"/>
          <w:b/>
          <w:bCs/>
          <w:color w:val="000000"/>
        </w:rPr>
      </w:pPr>
      <w:r>
        <w:rPr>
          <w:rFonts w:hint="eastAsia" w:ascii="仿宋" w:hAnsi="仿宋" w:eastAsia="仿宋" w:cs="仿宋"/>
          <w:b/>
          <w:bCs/>
          <w:color w:val="000000"/>
        </w:rPr>
        <w:t>1</w:t>
      </w:r>
      <w:r>
        <w:rPr>
          <w:rFonts w:ascii="仿宋" w:hAnsi="仿宋" w:eastAsia="仿宋" w:cs="仿宋"/>
          <w:b/>
          <w:bCs/>
          <w:color w:val="000000"/>
        </w:rPr>
        <w:t>.1</w:t>
      </w:r>
      <w:r>
        <w:rPr>
          <w:rFonts w:hint="eastAsia" w:ascii="仿宋" w:hAnsi="仿宋" w:eastAsia="仿宋" w:cs="仿宋"/>
          <w:b/>
          <w:bCs/>
          <w:color w:val="000000"/>
        </w:rPr>
        <w:t xml:space="preserve">．本地版总体框架 </w:t>
      </w:r>
    </w:p>
    <w:p>
      <w:pPr>
        <w:ind w:left="-2" w:leftChars="-1"/>
        <w:jc w:val="center"/>
        <w:rPr>
          <w:rFonts w:hint="eastAsia" w:ascii="仿宋" w:hAnsi="仿宋" w:eastAsia="仿宋" w:cs="仿宋"/>
          <w:bCs/>
          <w:color w:val="000000"/>
        </w:rPr>
      </w:pPr>
      <w:r>
        <w:rPr>
          <w:rFonts w:ascii="仿宋" w:hAnsi="仿宋" w:eastAsia="仿宋" w:cs="仿宋"/>
          <w:color w:val="000000"/>
        </w:rPr>
        <w:drawing>
          <wp:inline distT="0" distB="0" distL="114300" distR="114300">
            <wp:extent cx="4067175" cy="813435"/>
            <wp:effectExtent l="0" t="0" r="19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067175" cy="813435"/>
                    </a:xfrm>
                    <a:prstGeom prst="rect">
                      <a:avLst/>
                    </a:prstGeom>
                    <a:noFill/>
                    <a:ln>
                      <a:noFill/>
                    </a:ln>
                  </pic:spPr>
                </pic:pic>
              </a:graphicData>
            </a:graphic>
          </wp:inline>
        </w:drawing>
      </w:r>
    </w:p>
    <w:p>
      <w:pPr>
        <w:ind w:firstLine="422" w:firstLineChars="200"/>
        <w:rPr>
          <w:rFonts w:ascii="仿宋" w:hAnsi="仿宋" w:eastAsia="仿宋" w:cs="仿宋"/>
          <w:b/>
          <w:bCs/>
          <w:color w:val="000000"/>
        </w:rPr>
      </w:pPr>
      <w:r>
        <w:rPr>
          <w:rFonts w:ascii="仿宋" w:hAnsi="仿宋" w:eastAsia="仿宋" w:cs="仿宋"/>
          <w:b/>
          <w:bCs/>
          <w:color w:val="000000"/>
        </w:rPr>
        <w:t>1.2</w:t>
      </w:r>
      <w:r>
        <w:rPr>
          <w:rFonts w:hint="eastAsia" w:ascii="仿宋" w:hAnsi="仿宋" w:eastAsia="仿宋" w:cs="仿宋"/>
          <w:b/>
          <w:bCs/>
          <w:color w:val="000000"/>
        </w:rPr>
        <w:t>本地版具体流程：</w:t>
      </w:r>
    </w:p>
    <w:p>
      <w:pPr>
        <w:ind w:firstLine="422" w:firstLineChars="200"/>
        <w:rPr>
          <w:rFonts w:ascii="仿宋" w:hAnsi="仿宋" w:eastAsia="仿宋" w:cs="仿宋"/>
          <w:bCs/>
          <w:color w:val="000000"/>
        </w:rPr>
      </w:pPr>
      <w:r>
        <w:rPr>
          <w:rFonts w:hint="eastAsia" w:ascii="仿宋" w:hAnsi="仿宋" w:eastAsia="仿宋" w:cs="仿宋"/>
          <w:b/>
          <w:bCs/>
          <w:color w:val="000000"/>
        </w:rPr>
        <w:t xml:space="preserve"> </w:t>
      </w:r>
      <w:r>
        <w:rPr>
          <w:rFonts w:ascii="仿宋" w:hAnsi="仿宋" w:eastAsia="仿宋" w:cs="仿宋"/>
          <w:b/>
          <w:bCs/>
          <w:color w:val="000000"/>
        </w:rPr>
        <w:t xml:space="preserve">   1</w:t>
      </w:r>
      <w:r>
        <w:rPr>
          <w:rFonts w:hint="eastAsia" w:ascii="仿宋" w:hAnsi="仿宋" w:eastAsia="仿宋" w:cs="仿宋"/>
          <w:b/>
          <w:bCs/>
          <w:color w:val="000000"/>
        </w:rPr>
        <w:t>．</w:t>
      </w:r>
      <w:r>
        <w:rPr>
          <w:rFonts w:hint="eastAsia" w:ascii="仿宋" w:hAnsi="仿宋" w:eastAsia="仿宋" w:cs="仿宋"/>
          <w:bCs/>
          <w:color w:val="000000"/>
        </w:rPr>
        <w:t>移动端调用具体设备（例如Android）提供的拍照API，得到图片。</w:t>
      </w:r>
    </w:p>
    <w:p>
      <w:pPr>
        <w:ind w:firstLine="420" w:firstLineChars="200"/>
        <w:rPr>
          <w:rFonts w:ascii="仿宋" w:hAnsi="仿宋" w:eastAsia="仿宋" w:cs="仿宋"/>
          <w:bCs/>
          <w:color w:val="000000"/>
        </w:rPr>
      </w:pPr>
      <w:r>
        <w:rPr>
          <w:rFonts w:hint="eastAsia" w:ascii="仿宋" w:hAnsi="仿宋" w:eastAsia="仿宋" w:cs="仿宋"/>
          <w:bCs/>
          <w:color w:val="000000"/>
        </w:rPr>
        <w:t xml:space="preserve"> </w:t>
      </w:r>
      <w:r>
        <w:rPr>
          <w:rFonts w:ascii="仿宋" w:hAnsi="仿宋" w:eastAsia="仿宋" w:cs="仿宋"/>
          <w:bCs/>
          <w:color w:val="000000"/>
        </w:rPr>
        <w:t xml:space="preserve">   </w:t>
      </w:r>
      <w:r>
        <w:rPr>
          <w:rFonts w:ascii="仿宋" w:hAnsi="仿宋" w:eastAsia="仿宋" w:cs="仿宋"/>
          <w:b/>
          <w:bCs/>
          <w:color w:val="000000"/>
        </w:rPr>
        <w:t>2</w:t>
      </w:r>
      <w:r>
        <w:rPr>
          <w:rFonts w:hint="eastAsia" w:ascii="仿宋" w:hAnsi="仿宋" w:eastAsia="仿宋" w:cs="仿宋"/>
          <w:b/>
          <w:bCs/>
          <w:color w:val="000000"/>
        </w:rPr>
        <w:t>．</w:t>
      </w:r>
      <w:r>
        <w:rPr>
          <w:rFonts w:hint="eastAsia" w:ascii="仿宋" w:hAnsi="仿宋" w:eastAsia="仿宋" w:cs="仿宋"/>
          <w:bCs/>
          <w:color w:val="000000"/>
        </w:rPr>
        <w:t>调用储存在本地训练好的模型，得到模型的计数结果。</w:t>
      </w:r>
    </w:p>
    <w:p>
      <w:pPr>
        <w:ind w:firstLine="843" w:firstLineChars="400"/>
        <w:rPr>
          <w:rFonts w:hint="eastAsia" w:ascii="仿宋" w:hAnsi="仿宋" w:eastAsia="仿宋" w:cs="仿宋"/>
          <w:bCs/>
          <w:color w:val="000000"/>
        </w:rPr>
      </w:pPr>
      <w:r>
        <w:rPr>
          <w:rFonts w:ascii="仿宋" w:hAnsi="仿宋" w:eastAsia="仿宋" w:cs="仿宋"/>
          <w:b/>
          <w:bCs/>
          <w:color w:val="000000"/>
        </w:rPr>
        <w:t>3</w:t>
      </w:r>
      <w:r>
        <w:rPr>
          <w:rFonts w:hint="eastAsia" w:ascii="仿宋" w:hAnsi="仿宋" w:eastAsia="仿宋" w:cs="仿宋"/>
          <w:b/>
          <w:bCs/>
          <w:color w:val="000000"/>
        </w:rPr>
        <w:t>．</w:t>
      </w:r>
      <w:r>
        <w:rPr>
          <w:rFonts w:hint="eastAsia" w:ascii="仿宋" w:hAnsi="仿宋" w:eastAsia="仿宋" w:cs="仿宋"/>
          <w:bCs/>
          <w:color w:val="000000"/>
        </w:rPr>
        <w:t>计数结果可视化：用矩形框框出被检测出来的物体，统计各类物体数量。</w:t>
      </w:r>
    </w:p>
    <w:p>
      <w:pPr>
        <w:ind w:firstLine="840" w:firstLineChars="400"/>
        <w:rPr>
          <w:rFonts w:hint="eastAsia" w:ascii="仿宋" w:hAnsi="仿宋" w:eastAsia="仿宋" w:cs="仿宋"/>
          <w:bCs/>
          <w:color w:val="000000"/>
        </w:rPr>
      </w:pPr>
    </w:p>
    <w:p>
      <w:pPr>
        <w:ind w:left="-2" w:firstLine="422" w:firstLineChars="200"/>
        <w:rPr>
          <w:rFonts w:ascii="仿宋" w:hAnsi="仿宋" w:eastAsia="仿宋" w:cs="仿宋"/>
          <w:b/>
          <w:bCs/>
          <w:color w:val="000000"/>
        </w:rPr>
      </w:pPr>
      <w:r>
        <w:rPr>
          <w:rFonts w:ascii="仿宋" w:hAnsi="仿宋" w:eastAsia="仿宋" w:cs="仿宋"/>
          <w:b/>
          <w:bCs/>
          <w:color w:val="000000"/>
        </w:rPr>
        <w:t>2.</w:t>
      </w:r>
      <w:r>
        <w:rPr>
          <w:rFonts w:hint="eastAsia" w:ascii="仿宋" w:hAnsi="仿宋" w:eastAsia="仿宋" w:cs="仿宋"/>
          <w:b/>
          <w:bCs/>
          <w:color w:val="000000"/>
        </w:rPr>
        <w:t>在线版</w:t>
      </w:r>
    </w:p>
    <w:p>
      <w:pPr>
        <w:rPr>
          <w:rFonts w:hint="eastAsia" w:ascii="仿宋" w:hAnsi="仿宋" w:eastAsia="仿宋" w:cs="仿宋"/>
          <w:b/>
          <w:bCs/>
          <w:color w:val="000000"/>
        </w:rPr>
      </w:pPr>
      <w:r>
        <w:rPr>
          <w:rFonts w:hint="eastAsia" w:ascii="仿宋" w:hAnsi="仿宋" w:eastAsia="仿宋" w:cs="仿宋"/>
          <w:b/>
          <w:bCs/>
          <w:color w:val="000000"/>
        </w:rPr>
        <w:t xml:space="preserve"> </w:t>
      </w:r>
      <w:r>
        <w:rPr>
          <w:rFonts w:ascii="仿宋" w:hAnsi="仿宋" w:eastAsia="仿宋" w:cs="仿宋"/>
          <w:b/>
          <w:bCs/>
          <w:color w:val="000000"/>
        </w:rPr>
        <w:t xml:space="preserve">   2.1</w:t>
      </w:r>
      <w:r>
        <w:rPr>
          <w:rFonts w:hint="eastAsia" w:ascii="仿宋" w:hAnsi="仿宋" w:eastAsia="仿宋" w:cs="仿宋"/>
          <w:b/>
          <w:bCs/>
          <w:color w:val="000000"/>
        </w:rPr>
        <w:t>．在线版总体框架</w:t>
      </w:r>
    </w:p>
    <w:p>
      <w:pPr>
        <w:jc w:val="center"/>
        <w:rPr>
          <w:rFonts w:hint="eastAsia" w:ascii="仿宋" w:hAnsi="仿宋" w:eastAsia="仿宋" w:cs="仿宋"/>
          <w:bCs/>
          <w:color w:val="000000"/>
        </w:rPr>
      </w:pPr>
      <w:r>
        <w:rPr>
          <w:rFonts w:ascii="仿宋" w:hAnsi="仿宋" w:eastAsia="仿宋" w:cs="仿宋"/>
          <w:color w:val="000000"/>
        </w:rPr>
        <w:drawing>
          <wp:inline distT="0" distB="0" distL="114300" distR="114300">
            <wp:extent cx="4819650" cy="713105"/>
            <wp:effectExtent l="0" t="0" r="1143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819650" cy="713105"/>
                    </a:xfrm>
                    <a:prstGeom prst="rect">
                      <a:avLst/>
                    </a:prstGeom>
                    <a:noFill/>
                    <a:ln>
                      <a:noFill/>
                    </a:ln>
                  </pic:spPr>
                </pic:pic>
              </a:graphicData>
            </a:graphic>
          </wp:inline>
        </w:drawing>
      </w:r>
    </w:p>
    <w:p>
      <w:pPr>
        <w:ind w:firstLine="422" w:firstLineChars="200"/>
        <w:rPr>
          <w:rFonts w:ascii="仿宋" w:hAnsi="仿宋" w:eastAsia="仿宋" w:cs="仿宋"/>
          <w:b/>
          <w:bCs/>
          <w:color w:val="000000"/>
        </w:rPr>
      </w:pPr>
      <w:r>
        <w:rPr>
          <w:rFonts w:ascii="仿宋" w:hAnsi="仿宋" w:eastAsia="仿宋" w:cs="仿宋"/>
          <w:b/>
          <w:bCs/>
          <w:color w:val="000000"/>
        </w:rPr>
        <w:t>2.2.</w:t>
      </w:r>
      <w:r>
        <w:rPr>
          <w:rFonts w:hint="eastAsia" w:ascii="仿宋" w:hAnsi="仿宋" w:eastAsia="仿宋" w:cs="仿宋"/>
          <w:b/>
          <w:bCs/>
          <w:color w:val="000000"/>
        </w:rPr>
        <w:t xml:space="preserve"> 在线版具体流程：</w:t>
      </w:r>
    </w:p>
    <w:p>
      <w:pPr>
        <w:ind w:firstLine="843" w:firstLineChars="400"/>
        <w:rPr>
          <w:rFonts w:ascii="仿宋" w:hAnsi="仿宋" w:eastAsia="仿宋" w:cs="仿宋"/>
          <w:bCs/>
          <w:color w:val="000000"/>
        </w:rPr>
      </w:pPr>
      <w:r>
        <w:rPr>
          <w:rFonts w:hint="eastAsia" w:ascii="仿宋" w:hAnsi="仿宋" w:eastAsia="仿宋" w:cs="仿宋"/>
          <w:b/>
          <w:bCs/>
          <w:color w:val="000000"/>
        </w:rPr>
        <w:t>1．</w:t>
      </w:r>
      <w:r>
        <w:rPr>
          <w:rFonts w:hint="eastAsia" w:ascii="仿宋" w:hAnsi="仿宋" w:eastAsia="仿宋" w:cs="仿宋"/>
          <w:bCs/>
          <w:color w:val="000000"/>
        </w:rPr>
        <w:t>移动端调用具体设备（例如Android）提供的拍照API，得到图片。</w:t>
      </w:r>
    </w:p>
    <w:p>
      <w:pPr>
        <w:ind w:firstLine="843" w:firstLineChars="400"/>
        <w:rPr>
          <w:rFonts w:ascii="仿宋" w:hAnsi="仿宋" w:eastAsia="仿宋" w:cs="仿宋"/>
          <w:bCs/>
          <w:color w:val="000000"/>
        </w:rPr>
      </w:pPr>
      <w:r>
        <w:rPr>
          <w:rFonts w:hint="eastAsia" w:ascii="仿宋" w:hAnsi="仿宋" w:eastAsia="仿宋" w:cs="仿宋"/>
          <w:b/>
          <w:bCs/>
          <w:color w:val="000000"/>
        </w:rPr>
        <w:t>2．</w:t>
      </w:r>
      <w:r>
        <w:rPr>
          <w:rFonts w:hint="eastAsia" w:ascii="仿宋" w:hAnsi="仿宋" w:eastAsia="仿宋" w:cs="仿宋"/>
          <w:bCs/>
          <w:color w:val="000000"/>
        </w:rPr>
        <w:t>将图片通过http请求发送至服务器。</w:t>
      </w:r>
    </w:p>
    <w:p>
      <w:pPr>
        <w:ind w:firstLine="843" w:firstLineChars="400"/>
        <w:rPr>
          <w:rFonts w:ascii="仿宋" w:hAnsi="仿宋" w:eastAsia="仿宋" w:cs="仿宋"/>
          <w:bCs/>
          <w:color w:val="000000"/>
        </w:rPr>
      </w:pPr>
      <w:r>
        <w:rPr>
          <w:rFonts w:hint="eastAsia" w:ascii="仿宋" w:hAnsi="仿宋" w:eastAsia="仿宋" w:cs="仿宋"/>
          <w:b/>
          <w:bCs/>
          <w:color w:val="000000"/>
        </w:rPr>
        <w:t>3．</w:t>
      </w:r>
      <w:r>
        <w:rPr>
          <w:rFonts w:hint="eastAsia" w:ascii="仿宋" w:hAnsi="仿宋" w:eastAsia="仿宋" w:cs="仿宋"/>
          <w:bCs/>
          <w:color w:val="000000"/>
        </w:rPr>
        <w:t>服务器调用储存在后端训练好的模型，得到计数结果。</w:t>
      </w:r>
    </w:p>
    <w:p>
      <w:pPr>
        <w:ind w:firstLine="843" w:firstLineChars="400"/>
        <w:rPr>
          <w:rFonts w:hint="eastAsia" w:ascii="仿宋" w:hAnsi="仿宋" w:eastAsia="仿宋" w:cs="仿宋"/>
          <w:bCs/>
          <w:color w:val="000000"/>
        </w:rPr>
      </w:pPr>
      <w:r>
        <w:rPr>
          <w:rFonts w:ascii="仿宋" w:hAnsi="仿宋" w:eastAsia="仿宋" w:cs="仿宋"/>
          <w:b/>
          <w:bCs/>
          <w:color w:val="000000"/>
        </w:rPr>
        <w:t>4</w:t>
      </w:r>
      <w:r>
        <w:rPr>
          <w:rFonts w:hint="eastAsia" w:ascii="仿宋" w:hAnsi="仿宋" w:eastAsia="仿宋" w:cs="仿宋"/>
          <w:b/>
          <w:bCs/>
          <w:color w:val="000000"/>
        </w:rPr>
        <w:t>．</w:t>
      </w:r>
      <w:r>
        <w:rPr>
          <w:rFonts w:hint="eastAsia" w:ascii="仿宋" w:hAnsi="仿宋" w:eastAsia="仿宋" w:cs="仿宋"/>
          <w:bCs/>
          <w:color w:val="000000"/>
        </w:rPr>
        <w:t>计数结果可视化：用矩形框框出被检测出来的物体，统计各类物体数量。</w:t>
      </w:r>
    </w:p>
    <w:p>
      <w:pPr>
        <w:widowControl w:val="0"/>
        <w:tabs>
          <w:tab w:val="left" w:pos="537"/>
          <w:tab w:val="center" w:pos="4340"/>
        </w:tabs>
        <w:ind w:left="-2" w:leftChars="-1"/>
        <w:jc w:val="center"/>
        <w:rPr>
          <w:rFonts w:ascii="仿宋" w:hAnsi="仿宋" w:eastAsia="仿宋" w:cs="仿宋"/>
          <w:bCs/>
          <w:color w:val="000000"/>
        </w:rPr>
      </w:pPr>
      <w:ins w:id="0" w:author="Microsoft Office User" w:date="2020-04-20T14:33:00Z">
        <w:r>
          <w:rPr>
            <w:rFonts w:ascii="仿宋" w:hAnsi="仿宋" w:eastAsia="仿宋" w:cs="仿宋"/>
            <w:color w:val="000000"/>
          </w:rPr>
          <w:drawing>
            <wp:inline distT="0" distB="0" distL="114300" distR="114300">
              <wp:extent cx="2084070" cy="2364740"/>
              <wp:effectExtent l="0" t="0" r="381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084070" cy="2364740"/>
                      </a:xfrm>
                      <a:prstGeom prst="rect">
                        <a:avLst/>
                      </a:prstGeom>
                      <a:noFill/>
                      <a:ln>
                        <a:noFill/>
                      </a:ln>
                    </pic:spPr>
                  </pic:pic>
                </a:graphicData>
              </a:graphic>
            </wp:inline>
          </w:drawing>
        </w:r>
      </w:ins>
      <w:r>
        <w:rPr>
          <w:rFonts w:hint="eastAsia" w:ascii="仿宋" w:hAnsi="仿宋" w:eastAsia="仿宋" w:cs="仿宋"/>
          <w:bCs/>
          <w:color w:val="000000"/>
        </w:rPr>
        <w:t xml:space="preserve"> </w:t>
      </w:r>
      <w:r>
        <w:rPr>
          <w:rFonts w:ascii="仿宋" w:hAnsi="仿宋" w:eastAsia="仿宋" w:cs="仿宋"/>
          <w:bCs/>
          <w:color w:val="000000"/>
        </w:rPr>
        <w:t xml:space="preserve">   </w:t>
      </w:r>
      <w:ins w:id="2" w:author="Microsoft Office User" w:date="2020-04-20T14:32:00Z">
        <w:r>
          <w:rPr>
            <w:rFonts w:ascii="仿宋" w:hAnsi="仿宋" w:eastAsia="仿宋" w:cs="仿宋"/>
            <w:color w:val="000000"/>
          </w:rPr>
          <w:drawing>
            <wp:inline distT="0" distB="0" distL="114300" distR="114300">
              <wp:extent cx="2056765" cy="2347595"/>
              <wp:effectExtent l="0" t="0" r="635"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056765" cy="2347595"/>
                      </a:xfrm>
                      <a:prstGeom prst="rect">
                        <a:avLst/>
                      </a:prstGeom>
                      <a:noFill/>
                      <a:ln>
                        <a:noFill/>
                      </a:ln>
                    </pic:spPr>
                  </pic:pic>
                </a:graphicData>
              </a:graphic>
            </wp:inline>
          </w:drawing>
        </w:r>
      </w:ins>
    </w:p>
    <w:p>
      <w:pPr>
        <w:widowControl w:val="0"/>
        <w:tabs>
          <w:tab w:val="right" w:pos="8683"/>
        </w:tabs>
        <w:ind w:left="-2" w:leftChars="-1"/>
        <w:jc w:val="center"/>
        <w:rPr>
          <w:rFonts w:ascii="仿宋" w:hAnsi="仿宋" w:eastAsia="仿宋" w:cs="仿宋"/>
          <w:bCs/>
          <w:color w:val="000000"/>
        </w:rPr>
      </w:pPr>
      <w:r>
        <w:rPr>
          <w:rFonts w:hint="eastAsia" w:ascii="仿宋" w:hAnsi="仿宋" w:eastAsia="仿宋" w:cs="仿宋"/>
          <w:bCs/>
          <w:color w:val="000000"/>
        </w:rPr>
        <w:t>手机拍照（图左）</w:t>
      </w:r>
    </w:p>
    <w:p>
      <w:pPr>
        <w:widowControl w:val="0"/>
        <w:tabs>
          <w:tab w:val="right" w:pos="8683"/>
        </w:tabs>
        <w:ind w:left="-2" w:leftChars="-1"/>
        <w:jc w:val="center"/>
        <w:rPr>
          <w:rFonts w:hint="eastAsia" w:ascii="仿宋" w:hAnsi="仿宋" w:eastAsia="仿宋" w:cs="仿宋"/>
          <w:bCs/>
          <w:color w:val="000000"/>
        </w:rPr>
      </w:pPr>
      <w:r>
        <w:rPr>
          <w:rFonts w:hint="eastAsia" w:ascii="仿宋" w:hAnsi="仿宋" w:eastAsia="仿宋" w:cs="仿宋"/>
          <w:bCs/>
          <w:color w:val="000000"/>
        </w:rPr>
        <w:t>使用</w:t>
      </w:r>
      <w:r>
        <w:rPr>
          <w:rFonts w:hint="eastAsia" w:ascii="仿宋" w:hAnsi="仿宋" w:eastAsia="仿宋" w:cs="仿宋"/>
          <w:bCs/>
          <w:color w:val="000000"/>
          <w:kern w:val="2"/>
        </w:rPr>
        <w:t>5</w:t>
      </w:r>
      <w:r>
        <w:rPr>
          <w:rFonts w:ascii="仿宋" w:hAnsi="仿宋" w:eastAsia="仿宋" w:cs="仿宋"/>
          <w:bCs/>
          <w:color w:val="000000"/>
          <w:kern w:val="2"/>
        </w:rPr>
        <w:t>0</w:t>
      </w:r>
      <w:r>
        <w:rPr>
          <w:rFonts w:hint="eastAsia" w:ascii="仿宋" w:hAnsi="仿宋" w:eastAsia="仿宋" w:cs="仿宋"/>
          <w:bCs/>
          <w:color w:val="000000"/>
          <w:kern w:val="2"/>
        </w:rPr>
        <w:t>层Resnet和FPN的</w:t>
      </w:r>
      <w:r>
        <w:rPr>
          <w:rFonts w:hint="eastAsia" w:ascii="仿宋" w:hAnsi="仿宋" w:eastAsia="仿宋" w:cs="仿宋"/>
          <w:bCs/>
          <w:color w:val="000000"/>
        </w:rPr>
        <w:t>Faster</w:t>
      </w:r>
      <w:r>
        <w:rPr>
          <w:rFonts w:ascii="仿宋" w:hAnsi="仿宋" w:eastAsia="仿宋" w:cs="仿宋"/>
          <w:bCs/>
          <w:color w:val="000000"/>
        </w:rPr>
        <w:t xml:space="preserve"> </w:t>
      </w:r>
      <w:r>
        <w:rPr>
          <w:rFonts w:hint="eastAsia" w:ascii="仿宋" w:hAnsi="仿宋" w:eastAsia="仿宋" w:cs="仿宋"/>
          <w:bCs/>
          <w:color w:val="000000"/>
        </w:rPr>
        <w:t>RCNN模型的计数结果（图右）</w:t>
      </w:r>
    </w:p>
    <w:p>
      <w:pPr>
        <w:widowControl w:val="0"/>
        <w:tabs>
          <w:tab w:val="right" w:pos="8683"/>
        </w:tabs>
        <w:ind w:left="-2" w:leftChars="-1"/>
        <w:jc w:val="both"/>
        <w:rPr>
          <w:rFonts w:hint="eastAsia" w:ascii="仿宋" w:hAnsi="仿宋" w:eastAsia="仿宋" w:cs="仿宋"/>
          <w:bCs/>
          <w:color w:val="000000"/>
        </w:rPr>
      </w:pPr>
    </w:p>
    <w:p>
      <w:pPr>
        <w:keepNext w:val="0"/>
        <w:keepLines w:val="0"/>
        <w:widowControl/>
        <w:numPr>
          <w:ilvl w:val="0"/>
          <w:numId w:val="1"/>
        </w:numPr>
        <w:suppressLineNumbers w:val="0"/>
        <w:jc w:val="left"/>
        <w:rPr>
          <w:rFonts w:ascii="Microsoft JhengHei" w:hAnsi="Microsoft JhengHei" w:eastAsia="Microsoft JhengHei" w:cs="Microsoft JhengHei"/>
          <w:b/>
          <w:color w:val="000000"/>
          <w:kern w:val="0"/>
          <w:sz w:val="30"/>
          <w:szCs w:val="30"/>
          <w:lang w:val="en-US" w:eastAsia="zh-CN" w:bidi="ar"/>
        </w:rPr>
      </w:pPr>
      <w:r>
        <w:rPr>
          <w:rFonts w:hint="eastAsia" w:ascii="Microsoft JhengHei" w:hAnsi="Microsoft JhengHei" w:eastAsia="Microsoft JhengHei" w:cs="Microsoft JhengHei"/>
          <w:b/>
          <w:color w:val="000000"/>
          <w:kern w:val="0"/>
          <w:sz w:val="30"/>
          <w:szCs w:val="30"/>
          <w:lang w:val="en-US" w:eastAsia="zh-CN" w:bidi="ar"/>
        </w:rPr>
        <w:t>商业模式</w:t>
      </w:r>
    </w:p>
    <w:p>
      <w:pPr>
        <w:pStyle w:val="11"/>
        <w:ind w:firstLine="480"/>
        <w:rPr>
          <w:rFonts w:ascii="宋体" w:hAnsi="宋体"/>
          <w:sz w:val="28"/>
          <w:szCs w:val="28"/>
        </w:rPr>
      </w:pPr>
      <w:r>
        <w:rPr>
          <w:rFonts w:hint="eastAsia" w:ascii="宋体" w:hAnsi="宋体"/>
          <w:sz w:val="28"/>
          <w:szCs w:val="28"/>
        </w:rPr>
        <w:t>自身优势：深度学习人才在人才市场上属于紧缺人才，公司聘用相应人才所需成本太高，利用高校科研资源能够合理降低用人成本；同时，研究生、本科生的加入也能够为学生进入公司提供相应的机会。</w:t>
      </w:r>
    </w:p>
    <w:p>
      <w:pPr>
        <w:pStyle w:val="11"/>
        <w:ind w:firstLine="480"/>
        <w:rPr>
          <w:rFonts w:ascii="宋体" w:hAnsi="宋体"/>
          <w:sz w:val="28"/>
          <w:szCs w:val="28"/>
        </w:rPr>
      </w:pPr>
      <w:r>
        <w:rPr>
          <w:rFonts w:hint="eastAsia" w:ascii="宋体" w:hAnsi="宋体"/>
          <w:sz w:val="28"/>
          <w:szCs w:val="28"/>
        </w:rPr>
        <w:t>发展潜力：目前深度学习在实际生产中的应用并不普遍，其基础理论也不尽完善，在深度学习普遍发展的背景下，尽早切入工业需求领域，对于研究团队后续成长至关重要。</w:t>
      </w:r>
    </w:p>
    <w:p>
      <w:pPr>
        <w:pStyle w:val="11"/>
        <w:ind w:firstLine="480"/>
        <w:rPr>
          <w:rFonts w:ascii="宋体" w:hAnsi="宋体"/>
          <w:sz w:val="28"/>
          <w:szCs w:val="28"/>
        </w:rPr>
      </w:pPr>
      <w:r>
        <w:rPr>
          <w:rFonts w:hint="eastAsia" w:ascii="宋体" w:hAnsi="宋体"/>
          <w:sz w:val="28"/>
          <w:szCs w:val="28"/>
        </w:rPr>
        <w:t>盈利模式：目前以技术输出为主，在技术成熟之后，可考虑与多家公司合作，为多家公司提供技术咨询以及流程解决方方案。</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p>
    <w:p>
      <w:pPr>
        <w:keepNext w:val="0"/>
        <w:keepLines w:val="0"/>
        <w:widowControl/>
        <w:numPr>
          <w:ilvl w:val="0"/>
          <w:numId w:val="1"/>
        </w:numPr>
        <w:suppressLineNumbers w:val="0"/>
        <w:jc w:val="left"/>
        <w:rPr>
          <w:rFonts w:ascii="Microsoft JhengHei" w:hAnsi="Microsoft JhengHei" w:eastAsia="Microsoft JhengHei" w:cs="Microsoft JhengHei"/>
          <w:b/>
          <w:color w:val="000000"/>
          <w:kern w:val="0"/>
          <w:sz w:val="30"/>
          <w:szCs w:val="30"/>
          <w:lang w:val="en-US" w:eastAsia="zh-CN" w:bidi="ar"/>
        </w:rPr>
      </w:pPr>
      <w:r>
        <w:rPr>
          <w:rFonts w:hint="eastAsia" w:ascii="Microsoft JhengHei" w:hAnsi="Microsoft JhengHei" w:eastAsia="Microsoft JhengHei" w:cs="Microsoft JhengHei"/>
          <w:b/>
          <w:color w:val="000000"/>
          <w:kern w:val="0"/>
          <w:sz w:val="30"/>
          <w:szCs w:val="30"/>
          <w:lang w:val="en-US" w:eastAsia="zh-CN" w:bidi="ar"/>
        </w:rPr>
        <w:t>创业团队</w:t>
      </w:r>
    </w:p>
    <w:p>
      <w:pPr>
        <w:pStyle w:val="11"/>
        <w:numPr>
          <w:ilvl w:val="0"/>
          <w:numId w:val="2"/>
        </w:numPr>
        <w:spacing w:line="500" w:lineRule="exact"/>
        <w:ind w:firstLineChars="0"/>
        <w:rPr>
          <w:rFonts w:ascii="宋体" w:hAnsi="宋体"/>
        </w:rPr>
      </w:pPr>
      <w:r>
        <w:rPr>
          <w:rFonts w:hint="eastAsia" w:ascii="宋体" w:hAnsi="宋体"/>
        </w:rPr>
        <w:t>核心成员</w:t>
      </w:r>
    </w:p>
    <w:tbl>
      <w:tblPr>
        <w:tblStyle w:val="9"/>
        <w:tblW w:w="0" w:type="auto"/>
        <w:tblInd w:w="36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078"/>
        <w:gridCol w:w="2078"/>
        <w:gridCol w:w="2003"/>
        <w:gridCol w:w="2003"/>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078" w:type="dxa"/>
            <w:vAlign w:val="center"/>
          </w:tcPr>
          <w:p>
            <w:pPr>
              <w:pStyle w:val="11"/>
              <w:spacing w:line="500" w:lineRule="exact"/>
              <w:ind w:firstLine="0" w:firstLineChars="0"/>
              <w:jc w:val="center"/>
              <w:rPr>
                <w:rFonts w:ascii="宋体" w:hAnsi="宋体"/>
                <w:b/>
              </w:rPr>
            </w:pPr>
            <w:r>
              <w:rPr>
                <w:rFonts w:hint="eastAsia" w:ascii="宋体" w:hAnsi="宋体"/>
                <w:b/>
              </w:rPr>
              <w:t>姓名</w:t>
            </w:r>
          </w:p>
        </w:tc>
        <w:tc>
          <w:tcPr>
            <w:tcW w:w="2078" w:type="dxa"/>
            <w:vAlign w:val="center"/>
          </w:tcPr>
          <w:p>
            <w:pPr>
              <w:pStyle w:val="11"/>
              <w:spacing w:line="500" w:lineRule="exact"/>
              <w:ind w:firstLine="0" w:firstLineChars="0"/>
              <w:jc w:val="center"/>
              <w:rPr>
                <w:rFonts w:ascii="宋体" w:hAnsi="宋体"/>
                <w:b/>
              </w:rPr>
            </w:pPr>
            <w:r>
              <w:rPr>
                <w:rFonts w:hint="eastAsia" w:ascii="宋体" w:hAnsi="宋体"/>
                <w:b/>
              </w:rPr>
              <w:t>职称</w:t>
            </w:r>
          </w:p>
        </w:tc>
        <w:tc>
          <w:tcPr>
            <w:tcW w:w="2003" w:type="dxa"/>
            <w:vAlign w:val="center"/>
          </w:tcPr>
          <w:p>
            <w:pPr>
              <w:pStyle w:val="11"/>
              <w:spacing w:line="500" w:lineRule="exact"/>
              <w:ind w:firstLine="0" w:firstLineChars="0"/>
              <w:jc w:val="center"/>
              <w:rPr>
                <w:rFonts w:ascii="宋体" w:hAnsi="宋体"/>
                <w:b/>
              </w:rPr>
            </w:pPr>
            <w:r>
              <w:rPr>
                <w:rFonts w:hint="eastAsia" w:ascii="宋体" w:hAnsi="宋体"/>
                <w:b/>
              </w:rPr>
              <w:t>分工</w:t>
            </w:r>
          </w:p>
        </w:tc>
        <w:tc>
          <w:tcPr>
            <w:tcW w:w="2003" w:type="dxa"/>
            <w:vAlign w:val="center"/>
          </w:tcPr>
          <w:p>
            <w:pPr>
              <w:pStyle w:val="11"/>
              <w:spacing w:line="500" w:lineRule="exact"/>
              <w:ind w:firstLine="0" w:firstLineChars="0"/>
              <w:jc w:val="center"/>
              <w:rPr>
                <w:rFonts w:ascii="宋体" w:hAnsi="宋体"/>
                <w:b/>
              </w:rPr>
            </w:pPr>
            <w:r>
              <w:rPr>
                <w:rFonts w:hint="eastAsia" w:ascii="宋体" w:hAnsi="宋体"/>
                <w:b/>
              </w:rPr>
              <w:t>具体事宜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078" w:type="dxa"/>
            <w:vAlign w:val="center"/>
          </w:tcPr>
          <w:p>
            <w:pPr>
              <w:pStyle w:val="11"/>
              <w:spacing w:line="500" w:lineRule="exact"/>
              <w:ind w:firstLine="0" w:firstLineChars="0"/>
              <w:jc w:val="center"/>
              <w:rPr>
                <w:rFonts w:ascii="宋体" w:hAnsi="宋体"/>
              </w:rPr>
            </w:pPr>
            <w:r>
              <w:rPr>
                <w:rFonts w:hint="eastAsia" w:ascii="宋体" w:hAnsi="宋体"/>
              </w:rPr>
              <w:t>周波</w:t>
            </w:r>
          </w:p>
        </w:tc>
        <w:tc>
          <w:tcPr>
            <w:tcW w:w="2078" w:type="dxa"/>
            <w:vAlign w:val="center"/>
          </w:tcPr>
          <w:p>
            <w:pPr>
              <w:pStyle w:val="11"/>
              <w:spacing w:line="500" w:lineRule="exact"/>
              <w:ind w:firstLine="0" w:firstLineChars="0"/>
              <w:jc w:val="center"/>
              <w:rPr>
                <w:rFonts w:ascii="宋体" w:hAnsi="宋体"/>
              </w:rPr>
            </w:pPr>
            <w:r>
              <w:rPr>
                <w:rFonts w:hint="eastAsia" w:ascii="宋体" w:hAnsi="宋体"/>
              </w:rPr>
              <w:t>副教授</w:t>
            </w:r>
          </w:p>
        </w:tc>
        <w:tc>
          <w:tcPr>
            <w:tcW w:w="2003" w:type="dxa"/>
            <w:vAlign w:val="center"/>
          </w:tcPr>
          <w:p>
            <w:pPr>
              <w:pStyle w:val="11"/>
              <w:spacing w:line="500" w:lineRule="exact"/>
              <w:ind w:firstLine="0" w:firstLineChars="0"/>
              <w:jc w:val="center"/>
              <w:rPr>
                <w:rFonts w:ascii="宋体" w:hAnsi="宋体"/>
              </w:rPr>
            </w:pPr>
            <w:r>
              <w:rPr>
                <w:rFonts w:hint="eastAsia" w:ascii="宋体" w:hAnsi="宋体"/>
              </w:rPr>
              <w:t>负责人</w:t>
            </w:r>
          </w:p>
        </w:tc>
        <w:tc>
          <w:tcPr>
            <w:tcW w:w="2003" w:type="dxa"/>
          </w:tcPr>
          <w:p>
            <w:pPr>
              <w:pStyle w:val="11"/>
              <w:spacing w:line="500" w:lineRule="exact"/>
              <w:ind w:firstLine="0" w:firstLineChars="0"/>
              <w:rPr>
                <w:rFonts w:ascii="宋体" w:hAnsi="宋体"/>
              </w:rPr>
            </w:pPr>
            <w:r>
              <w:rPr>
                <w:rFonts w:hint="eastAsia" w:ascii="宋体" w:hAnsi="宋体"/>
              </w:rPr>
              <w:t>负责实验室日常运作及事物处理，深度学习算法改进指导等</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078" w:type="dxa"/>
            <w:vAlign w:val="center"/>
          </w:tcPr>
          <w:p>
            <w:pPr>
              <w:pStyle w:val="11"/>
              <w:spacing w:line="500" w:lineRule="exact"/>
              <w:ind w:firstLine="0" w:firstLineChars="0"/>
              <w:jc w:val="center"/>
              <w:rPr>
                <w:rFonts w:ascii="宋体" w:hAnsi="宋体"/>
              </w:rPr>
            </w:pPr>
            <w:r>
              <w:rPr>
                <w:rFonts w:hint="eastAsia" w:ascii="宋体" w:hAnsi="宋体"/>
              </w:rPr>
              <w:t>罗月童</w:t>
            </w:r>
          </w:p>
        </w:tc>
        <w:tc>
          <w:tcPr>
            <w:tcW w:w="2078" w:type="dxa"/>
            <w:vAlign w:val="center"/>
          </w:tcPr>
          <w:p>
            <w:pPr>
              <w:pStyle w:val="11"/>
              <w:spacing w:line="500" w:lineRule="exact"/>
              <w:ind w:firstLine="0" w:firstLineChars="0"/>
              <w:jc w:val="center"/>
              <w:rPr>
                <w:rFonts w:ascii="宋体" w:hAnsi="宋体"/>
              </w:rPr>
            </w:pPr>
            <w:r>
              <w:rPr>
                <w:rFonts w:hint="eastAsia" w:ascii="宋体" w:hAnsi="宋体"/>
              </w:rPr>
              <w:t>教授</w:t>
            </w:r>
          </w:p>
        </w:tc>
        <w:tc>
          <w:tcPr>
            <w:tcW w:w="2003" w:type="dxa"/>
            <w:vAlign w:val="center"/>
          </w:tcPr>
          <w:p>
            <w:pPr>
              <w:pStyle w:val="11"/>
              <w:spacing w:line="500" w:lineRule="exact"/>
              <w:ind w:firstLine="0" w:firstLineChars="0"/>
              <w:jc w:val="center"/>
              <w:rPr>
                <w:rFonts w:ascii="宋体" w:hAnsi="宋体"/>
              </w:rPr>
            </w:pPr>
            <w:r>
              <w:rPr>
                <w:rFonts w:hint="eastAsia" w:ascii="宋体" w:hAnsi="宋体"/>
              </w:rPr>
              <w:t>首席科学家</w:t>
            </w:r>
          </w:p>
        </w:tc>
        <w:tc>
          <w:tcPr>
            <w:tcW w:w="2003" w:type="dxa"/>
          </w:tcPr>
          <w:p>
            <w:pPr>
              <w:pStyle w:val="11"/>
              <w:spacing w:line="500" w:lineRule="exact"/>
              <w:ind w:firstLine="0" w:firstLineChars="0"/>
              <w:rPr>
                <w:rFonts w:ascii="宋体" w:hAnsi="宋体"/>
              </w:rPr>
            </w:pPr>
            <w:r>
              <w:rPr>
                <w:rFonts w:hint="eastAsia" w:ascii="宋体" w:hAnsi="宋体"/>
              </w:rPr>
              <w:t>研究方向制定，与公司制定战略合作协议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078" w:type="dxa"/>
            <w:vAlign w:val="center"/>
          </w:tcPr>
          <w:p>
            <w:pPr>
              <w:pStyle w:val="11"/>
              <w:spacing w:line="500" w:lineRule="exact"/>
              <w:ind w:firstLine="0" w:firstLineChars="0"/>
              <w:jc w:val="center"/>
              <w:rPr>
                <w:rFonts w:ascii="宋体" w:hAnsi="宋体"/>
              </w:rPr>
            </w:pPr>
            <w:r>
              <w:rPr>
                <w:rFonts w:hint="eastAsia" w:ascii="宋体" w:hAnsi="宋体"/>
              </w:rPr>
              <w:t>吕俊伟</w:t>
            </w:r>
          </w:p>
        </w:tc>
        <w:tc>
          <w:tcPr>
            <w:tcW w:w="2078" w:type="dxa"/>
            <w:vAlign w:val="center"/>
          </w:tcPr>
          <w:p>
            <w:pPr>
              <w:pStyle w:val="11"/>
              <w:spacing w:line="500" w:lineRule="exact"/>
              <w:ind w:firstLine="0" w:firstLineChars="0"/>
              <w:jc w:val="center"/>
              <w:rPr>
                <w:rFonts w:ascii="宋体" w:hAnsi="宋体"/>
              </w:rPr>
            </w:pPr>
            <w:r>
              <w:rPr>
                <w:rFonts w:hint="eastAsia" w:ascii="宋体" w:hAnsi="宋体"/>
              </w:rPr>
              <w:t>讲师</w:t>
            </w:r>
          </w:p>
        </w:tc>
        <w:tc>
          <w:tcPr>
            <w:tcW w:w="2003" w:type="dxa"/>
            <w:vAlign w:val="center"/>
          </w:tcPr>
          <w:p>
            <w:pPr>
              <w:pStyle w:val="11"/>
              <w:spacing w:line="500" w:lineRule="exact"/>
              <w:ind w:firstLine="0" w:firstLineChars="0"/>
              <w:jc w:val="center"/>
              <w:rPr>
                <w:rFonts w:ascii="宋体" w:hAnsi="宋体"/>
              </w:rPr>
            </w:pPr>
            <w:r>
              <w:rPr>
                <w:rFonts w:hint="eastAsia" w:ascii="宋体" w:hAnsi="宋体"/>
              </w:rPr>
              <w:t>算法指导</w:t>
            </w:r>
          </w:p>
        </w:tc>
        <w:tc>
          <w:tcPr>
            <w:tcW w:w="2003" w:type="dxa"/>
          </w:tcPr>
          <w:p>
            <w:pPr>
              <w:pStyle w:val="11"/>
              <w:spacing w:line="500" w:lineRule="exact"/>
              <w:ind w:firstLine="0" w:firstLineChars="0"/>
              <w:rPr>
                <w:rFonts w:ascii="宋体" w:hAnsi="宋体"/>
              </w:rPr>
            </w:pPr>
            <w:r>
              <w:rPr>
                <w:rFonts w:hint="eastAsia" w:ascii="宋体" w:hAnsi="宋体"/>
              </w:rPr>
              <w:t>算法改进指导</w:t>
            </w:r>
          </w:p>
        </w:tc>
      </w:tr>
    </w:tbl>
    <w:p>
      <w:pPr>
        <w:pStyle w:val="11"/>
        <w:numPr>
          <w:ilvl w:val="0"/>
          <w:numId w:val="2"/>
        </w:numPr>
        <w:spacing w:line="500" w:lineRule="exact"/>
        <w:ind w:firstLineChars="0"/>
        <w:rPr>
          <w:rFonts w:ascii="宋体" w:hAnsi="宋体"/>
        </w:rPr>
      </w:pPr>
      <w:r>
        <w:rPr>
          <w:rFonts w:hint="eastAsia" w:ascii="宋体" w:hAnsi="宋体"/>
        </w:rPr>
        <w:t>算法研究人员</w:t>
      </w:r>
    </w:p>
    <w:tbl>
      <w:tblPr>
        <w:tblStyle w:val="9"/>
        <w:tblW w:w="0" w:type="auto"/>
        <w:tblInd w:w="36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078"/>
        <w:gridCol w:w="2078"/>
        <w:gridCol w:w="2003"/>
        <w:gridCol w:w="2003"/>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078" w:type="dxa"/>
            <w:vAlign w:val="center"/>
          </w:tcPr>
          <w:p>
            <w:pPr>
              <w:pStyle w:val="11"/>
              <w:spacing w:line="500" w:lineRule="exact"/>
              <w:ind w:firstLine="0" w:firstLineChars="0"/>
              <w:jc w:val="center"/>
              <w:rPr>
                <w:rFonts w:ascii="宋体" w:hAnsi="宋体"/>
                <w:b/>
              </w:rPr>
            </w:pPr>
            <w:r>
              <w:rPr>
                <w:rFonts w:hint="eastAsia" w:ascii="宋体" w:hAnsi="宋体"/>
                <w:b/>
              </w:rPr>
              <w:t>姓名</w:t>
            </w:r>
          </w:p>
        </w:tc>
        <w:tc>
          <w:tcPr>
            <w:tcW w:w="2078" w:type="dxa"/>
            <w:vAlign w:val="center"/>
          </w:tcPr>
          <w:p>
            <w:pPr>
              <w:pStyle w:val="11"/>
              <w:spacing w:line="500" w:lineRule="exact"/>
              <w:ind w:firstLine="0" w:firstLineChars="0"/>
              <w:jc w:val="center"/>
              <w:rPr>
                <w:rFonts w:ascii="宋体" w:hAnsi="宋体"/>
                <w:b/>
              </w:rPr>
            </w:pPr>
            <w:r>
              <w:rPr>
                <w:rFonts w:hint="eastAsia" w:ascii="宋体" w:hAnsi="宋体"/>
                <w:b/>
              </w:rPr>
              <w:t>职称</w:t>
            </w:r>
          </w:p>
        </w:tc>
        <w:tc>
          <w:tcPr>
            <w:tcW w:w="2003" w:type="dxa"/>
            <w:vAlign w:val="center"/>
          </w:tcPr>
          <w:p>
            <w:pPr>
              <w:pStyle w:val="11"/>
              <w:spacing w:line="500" w:lineRule="exact"/>
              <w:ind w:firstLine="0" w:firstLineChars="0"/>
              <w:jc w:val="center"/>
              <w:rPr>
                <w:rFonts w:ascii="宋体" w:hAnsi="宋体"/>
                <w:b/>
              </w:rPr>
            </w:pPr>
            <w:r>
              <w:rPr>
                <w:rFonts w:hint="eastAsia" w:ascii="宋体" w:hAnsi="宋体"/>
                <w:b/>
              </w:rPr>
              <w:t>分工</w:t>
            </w:r>
          </w:p>
        </w:tc>
        <w:tc>
          <w:tcPr>
            <w:tcW w:w="2003" w:type="dxa"/>
            <w:vAlign w:val="center"/>
          </w:tcPr>
          <w:p>
            <w:pPr>
              <w:pStyle w:val="11"/>
              <w:spacing w:line="500" w:lineRule="exact"/>
              <w:ind w:firstLine="0" w:firstLineChars="0"/>
              <w:jc w:val="center"/>
              <w:rPr>
                <w:rFonts w:ascii="宋体" w:hAnsi="宋体"/>
                <w:b/>
              </w:rPr>
            </w:pPr>
            <w:r>
              <w:rPr>
                <w:rFonts w:hint="eastAsia" w:ascii="宋体" w:hAnsi="宋体"/>
                <w:b/>
              </w:rPr>
              <w:t>具体事宜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078" w:type="dxa"/>
            <w:vAlign w:val="center"/>
          </w:tcPr>
          <w:p>
            <w:pPr>
              <w:pStyle w:val="11"/>
              <w:spacing w:line="500" w:lineRule="exact"/>
              <w:ind w:firstLine="0" w:firstLineChars="0"/>
              <w:jc w:val="center"/>
              <w:rPr>
                <w:rFonts w:ascii="宋体" w:hAnsi="宋体"/>
              </w:rPr>
            </w:pPr>
            <w:r>
              <w:rPr>
                <w:rFonts w:hint="eastAsia" w:ascii="宋体" w:hAnsi="宋体"/>
              </w:rPr>
              <w:t>刘志</w:t>
            </w:r>
          </w:p>
        </w:tc>
        <w:tc>
          <w:tcPr>
            <w:tcW w:w="2078" w:type="dxa"/>
            <w:vAlign w:val="center"/>
          </w:tcPr>
          <w:p>
            <w:pPr>
              <w:pStyle w:val="11"/>
              <w:spacing w:line="500" w:lineRule="exact"/>
              <w:ind w:firstLine="0" w:firstLineChars="0"/>
              <w:jc w:val="center"/>
              <w:rPr>
                <w:rFonts w:ascii="宋体" w:hAnsi="宋体"/>
              </w:rPr>
            </w:pPr>
            <w:r>
              <w:rPr>
                <w:rFonts w:hint="eastAsia" w:ascii="宋体" w:hAnsi="宋体"/>
              </w:rPr>
              <w:t>研究生</w:t>
            </w:r>
          </w:p>
        </w:tc>
        <w:tc>
          <w:tcPr>
            <w:tcW w:w="2003" w:type="dxa"/>
            <w:vAlign w:val="center"/>
          </w:tcPr>
          <w:p>
            <w:pPr>
              <w:pStyle w:val="11"/>
              <w:spacing w:line="500" w:lineRule="exact"/>
              <w:ind w:firstLine="0" w:firstLineChars="0"/>
              <w:jc w:val="center"/>
              <w:rPr>
                <w:rFonts w:ascii="宋体" w:hAnsi="宋体"/>
              </w:rPr>
            </w:pPr>
            <w:r>
              <w:rPr>
                <w:rFonts w:hint="eastAsia" w:ascii="宋体" w:hAnsi="宋体"/>
              </w:rPr>
              <w:t>算法改进</w:t>
            </w:r>
          </w:p>
        </w:tc>
        <w:tc>
          <w:tcPr>
            <w:tcW w:w="2003" w:type="dxa"/>
          </w:tcPr>
          <w:p>
            <w:pPr>
              <w:pStyle w:val="11"/>
              <w:spacing w:line="500" w:lineRule="exact"/>
              <w:ind w:firstLine="0" w:firstLineChars="0"/>
              <w:rPr>
                <w:rFonts w:ascii="宋体" w:hAnsi="宋体"/>
              </w:rPr>
            </w:pPr>
            <w:r>
              <w:rPr>
                <w:rFonts w:hint="eastAsia" w:ascii="宋体" w:hAnsi="宋体"/>
              </w:rPr>
              <w:t>负责基于多算子的数据预处理改进方法</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078" w:type="dxa"/>
            <w:vAlign w:val="center"/>
          </w:tcPr>
          <w:p>
            <w:pPr>
              <w:pStyle w:val="11"/>
              <w:spacing w:line="500" w:lineRule="exact"/>
              <w:ind w:firstLine="0" w:firstLineChars="0"/>
              <w:jc w:val="center"/>
              <w:rPr>
                <w:rFonts w:ascii="宋体" w:hAnsi="宋体"/>
              </w:rPr>
            </w:pPr>
            <w:r>
              <w:rPr>
                <w:rFonts w:hint="eastAsia" w:ascii="宋体" w:hAnsi="宋体"/>
              </w:rPr>
              <w:t>张蒙</w:t>
            </w:r>
          </w:p>
        </w:tc>
        <w:tc>
          <w:tcPr>
            <w:tcW w:w="2078" w:type="dxa"/>
            <w:vAlign w:val="center"/>
          </w:tcPr>
          <w:p>
            <w:pPr>
              <w:pStyle w:val="11"/>
              <w:spacing w:line="500" w:lineRule="exact"/>
              <w:ind w:firstLine="0" w:firstLineChars="0"/>
              <w:jc w:val="center"/>
              <w:rPr>
                <w:rFonts w:ascii="宋体" w:hAnsi="宋体"/>
              </w:rPr>
            </w:pPr>
            <w:r>
              <w:rPr>
                <w:rFonts w:hint="eastAsia" w:ascii="宋体" w:hAnsi="宋体"/>
              </w:rPr>
              <w:t>研究生</w:t>
            </w:r>
          </w:p>
        </w:tc>
        <w:tc>
          <w:tcPr>
            <w:tcW w:w="2003" w:type="dxa"/>
            <w:vAlign w:val="center"/>
          </w:tcPr>
          <w:p>
            <w:pPr>
              <w:pStyle w:val="11"/>
              <w:spacing w:line="500" w:lineRule="exact"/>
              <w:ind w:firstLine="0" w:firstLineChars="0"/>
              <w:jc w:val="center"/>
              <w:rPr>
                <w:rFonts w:ascii="宋体" w:hAnsi="宋体"/>
              </w:rPr>
            </w:pPr>
            <w:r>
              <w:rPr>
                <w:rFonts w:hint="eastAsia" w:ascii="宋体" w:hAnsi="宋体"/>
              </w:rPr>
              <w:t>算法改进</w:t>
            </w:r>
          </w:p>
        </w:tc>
        <w:tc>
          <w:tcPr>
            <w:tcW w:w="2003" w:type="dxa"/>
          </w:tcPr>
          <w:p>
            <w:pPr>
              <w:pStyle w:val="11"/>
              <w:spacing w:line="500" w:lineRule="exact"/>
              <w:ind w:firstLine="0" w:firstLineChars="0"/>
              <w:rPr>
                <w:rFonts w:ascii="宋体" w:hAnsi="宋体"/>
              </w:rPr>
            </w:pPr>
            <w:r>
              <w:rPr>
                <w:rFonts w:hint="eastAsia" w:ascii="宋体" w:hAnsi="宋体"/>
              </w:rPr>
              <w:t>负责基于多通道融合的深度学习算法研究</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078" w:type="dxa"/>
            <w:vAlign w:val="center"/>
          </w:tcPr>
          <w:p>
            <w:pPr>
              <w:pStyle w:val="11"/>
              <w:spacing w:line="500" w:lineRule="exact"/>
              <w:ind w:firstLine="0" w:firstLineChars="0"/>
              <w:jc w:val="center"/>
              <w:rPr>
                <w:rFonts w:ascii="宋体" w:hAnsi="宋体"/>
              </w:rPr>
            </w:pPr>
            <w:r>
              <w:rPr>
                <w:rFonts w:hint="eastAsia" w:ascii="宋体" w:hAnsi="宋体"/>
              </w:rPr>
              <w:t>江佩峰</w:t>
            </w:r>
          </w:p>
        </w:tc>
        <w:tc>
          <w:tcPr>
            <w:tcW w:w="2078" w:type="dxa"/>
            <w:vAlign w:val="center"/>
          </w:tcPr>
          <w:p>
            <w:pPr>
              <w:pStyle w:val="11"/>
              <w:spacing w:line="500" w:lineRule="exact"/>
              <w:ind w:firstLine="0" w:firstLineChars="0"/>
              <w:jc w:val="center"/>
              <w:rPr>
                <w:rFonts w:ascii="宋体" w:hAnsi="宋体"/>
              </w:rPr>
            </w:pPr>
            <w:r>
              <w:rPr>
                <w:rFonts w:hint="eastAsia" w:ascii="宋体" w:hAnsi="宋体"/>
              </w:rPr>
              <w:t>研究生</w:t>
            </w:r>
          </w:p>
        </w:tc>
        <w:tc>
          <w:tcPr>
            <w:tcW w:w="2003" w:type="dxa"/>
            <w:vAlign w:val="center"/>
          </w:tcPr>
          <w:p>
            <w:pPr>
              <w:pStyle w:val="11"/>
              <w:spacing w:line="500" w:lineRule="exact"/>
              <w:ind w:firstLine="0" w:firstLineChars="0"/>
              <w:jc w:val="center"/>
              <w:rPr>
                <w:rFonts w:ascii="宋体" w:hAnsi="宋体"/>
              </w:rPr>
            </w:pPr>
            <w:r>
              <w:rPr>
                <w:rFonts w:hint="eastAsia" w:ascii="宋体" w:hAnsi="宋体"/>
              </w:rPr>
              <w:t>算法改进</w:t>
            </w:r>
          </w:p>
        </w:tc>
        <w:tc>
          <w:tcPr>
            <w:tcW w:w="2003" w:type="dxa"/>
          </w:tcPr>
          <w:p>
            <w:pPr>
              <w:pStyle w:val="11"/>
              <w:spacing w:line="500" w:lineRule="exact"/>
              <w:ind w:firstLine="0" w:firstLineChars="0"/>
              <w:rPr>
                <w:rFonts w:ascii="宋体" w:hAnsi="宋体"/>
              </w:rPr>
            </w:pPr>
            <w:r>
              <w:rPr>
                <w:rFonts w:hint="eastAsia" w:ascii="宋体" w:hAnsi="宋体"/>
              </w:rPr>
              <w:t>负责工业芯片中的小目标检测方法</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078" w:type="dxa"/>
            <w:vAlign w:val="center"/>
          </w:tcPr>
          <w:p>
            <w:pPr>
              <w:pStyle w:val="11"/>
              <w:spacing w:line="500" w:lineRule="exact"/>
              <w:ind w:firstLine="0" w:firstLineChars="0"/>
              <w:jc w:val="center"/>
              <w:rPr>
                <w:rFonts w:ascii="宋体" w:hAnsi="宋体"/>
              </w:rPr>
            </w:pPr>
            <w:r>
              <w:rPr>
                <w:rFonts w:hint="eastAsia" w:ascii="宋体" w:hAnsi="宋体"/>
              </w:rPr>
              <w:t>段昶</w:t>
            </w:r>
          </w:p>
        </w:tc>
        <w:tc>
          <w:tcPr>
            <w:tcW w:w="2078" w:type="dxa"/>
            <w:vAlign w:val="center"/>
          </w:tcPr>
          <w:p>
            <w:pPr>
              <w:pStyle w:val="11"/>
              <w:spacing w:line="500" w:lineRule="exact"/>
              <w:ind w:firstLine="0" w:firstLineChars="0"/>
              <w:jc w:val="center"/>
              <w:rPr>
                <w:rFonts w:ascii="宋体" w:hAnsi="宋体"/>
              </w:rPr>
            </w:pPr>
            <w:r>
              <w:rPr>
                <w:rFonts w:hint="eastAsia" w:ascii="宋体" w:hAnsi="宋体"/>
              </w:rPr>
              <w:t>研究生</w:t>
            </w:r>
          </w:p>
        </w:tc>
        <w:tc>
          <w:tcPr>
            <w:tcW w:w="2003" w:type="dxa"/>
            <w:vAlign w:val="center"/>
          </w:tcPr>
          <w:p>
            <w:pPr>
              <w:pStyle w:val="11"/>
              <w:spacing w:line="500" w:lineRule="exact"/>
              <w:ind w:firstLine="0" w:firstLineChars="0"/>
              <w:jc w:val="center"/>
              <w:rPr>
                <w:rFonts w:ascii="宋体" w:hAnsi="宋体"/>
              </w:rPr>
            </w:pPr>
            <w:r>
              <w:rPr>
                <w:rFonts w:hint="eastAsia" w:ascii="宋体" w:hAnsi="宋体"/>
              </w:rPr>
              <w:t>算法改进</w:t>
            </w:r>
          </w:p>
        </w:tc>
        <w:tc>
          <w:tcPr>
            <w:tcW w:w="2003" w:type="dxa"/>
          </w:tcPr>
          <w:p>
            <w:pPr>
              <w:pStyle w:val="11"/>
              <w:spacing w:line="500" w:lineRule="exact"/>
              <w:ind w:firstLine="0" w:firstLineChars="0"/>
              <w:rPr>
                <w:rFonts w:ascii="宋体" w:hAnsi="宋体"/>
              </w:rPr>
            </w:pPr>
            <w:r>
              <w:rPr>
                <w:rFonts w:hint="eastAsia" w:ascii="宋体" w:hAnsi="宋体"/>
              </w:rPr>
              <w:t>负责空间不均衡现象的算法改进</w:t>
            </w:r>
          </w:p>
        </w:tc>
      </w:tr>
    </w:tbl>
    <w:p>
      <w:pPr>
        <w:pStyle w:val="11"/>
        <w:numPr>
          <w:ilvl w:val="0"/>
          <w:numId w:val="2"/>
        </w:numPr>
        <w:spacing w:line="500" w:lineRule="exact"/>
        <w:ind w:firstLineChars="0"/>
        <w:rPr>
          <w:rFonts w:ascii="宋体" w:hAnsi="宋体"/>
        </w:rPr>
      </w:pPr>
      <w:r>
        <w:rPr>
          <w:rFonts w:hint="eastAsia" w:ascii="宋体" w:hAnsi="宋体"/>
        </w:rPr>
        <w:t>协助实验人员与后备力量</w:t>
      </w:r>
    </w:p>
    <w:tbl>
      <w:tblPr>
        <w:tblStyle w:val="9"/>
        <w:tblW w:w="0" w:type="auto"/>
        <w:tblInd w:w="36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078"/>
        <w:gridCol w:w="2078"/>
        <w:gridCol w:w="2003"/>
        <w:gridCol w:w="2003"/>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078" w:type="dxa"/>
            <w:vAlign w:val="center"/>
          </w:tcPr>
          <w:p>
            <w:pPr>
              <w:pStyle w:val="11"/>
              <w:spacing w:line="500" w:lineRule="exact"/>
              <w:ind w:firstLine="0" w:firstLineChars="0"/>
              <w:jc w:val="center"/>
              <w:rPr>
                <w:rFonts w:ascii="宋体" w:hAnsi="宋体"/>
                <w:b/>
              </w:rPr>
            </w:pPr>
            <w:r>
              <w:rPr>
                <w:rFonts w:hint="eastAsia" w:ascii="宋体" w:hAnsi="宋体"/>
                <w:b/>
              </w:rPr>
              <w:t>姓名</w:t>
            </w:r>
          </w:p>
        </w:tc>
        <w:tc>
          <w:tcPr>
            <w:tcW w:w="2078" w:type="dxa"/>
            <w:vAlign w:val="center"/>
          </w:tcPr>
          <w:p>
            <w:pPr>
              <w:pStyle w:val="11"/>
              <w:spacing w:line="500" w:lineRule="exact"/>
              <w:ind w:firstLine="0" w:firstLineChars="0"/>
              <w:jc w:val="center"/>
              <w:rPr>
                <w:rFonts w:ascii="宋体" w:hAnsi="宋体"/>
                <w:b/>
              </w:rPr>
            </w:pPr>
            <w:r>
              <w:rPr>
                <w:rFonts w:hint="eastAsia" w:ascii="宋体" w:hAnsi="宋体"/>
                <w:b/>
              </w:rPr>
              <w:t>职称</w:t>
            </w:r>
          </w:p>
        </w:tc>
        <w:tc>
          <w:tcPr>
            <w:tcW w:w="2003" w:type="dxa"/>
            <w:vAlign w:val="center"/>
          </w:tcPr>
          <w:p>
            <w:pPr>
              <w:pStyle w:val="11"/>
              <w:spacing w:line="500" w:lineRule="exact"/>
              <w:ind w:firstLine="0" w:firstLineChars="0"/>
              <w:jc w:val="center"/>
              <w:rPr>
                <w:rFonts w:ascii="宋体" w:hAnsi="宋体"/>
                <w:b/>
              </w:rPr>
            </w:pPr>
            <w:r>
              <w:rPr>
                <w:rFonts w:hint="eastAsia" w:ascii="宋体" w:hAnsi="宋体"/>
                <w:b/>
              </w:rPr>
              <w:t>分工</w:t>
            </w:r>
          </w:p>
        </w:tc>
        <w:tc>
          <w:tcPr>
            <w:tcW w:w="2003" w:type="dxa"/>
            <w:vAlign w:val="center"/>
          </w:tcPr>
          <w:p>
            <w:pPr>
              <w:pStyle w:val="11"/>
              <w:spacing w:line="500" w:lineRule="exact"/>
              <w:ind w:firstLine="0" w:firstLineChars="0"/>
              <w:jc w:val="center"/>
              <w:rPr>
                <w:rFonts w:ascii="宋体" w:hAnsi="宋体"/>
                <w:b/>
              </w:rPr>
            </w:pPr>
            <w:r>
              <w:rPr>
                <w:rFonts w:hint="eastAsia" w:ascii="宋体" w:hAnsi="宋体"/>
                <w:b/>
              </w:rPr>
              <w:t>具体事宜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078" w:type="dxa"/>
            <w:vAlign w:val="center"/>
          </w:tcPr>
          <w:p>
            <w:pPr>
              <w:pStyle w:val="11"/>
              <w:spacing w:line="500" w:lineRule="exact"/>
              <w:ind w:firstLine="0" w:firstLineChars="0"/>
              <w:jc w:val="center"/>
              <w:rPr>
                <w:rFonts w:ascii="宋体" w:hAnsi="宋体"/>
              </w:rPr>
            </w:pPr>
            <w:r>
              <w:rPr>
                <w:rFonts w:hint="eastAsia" w:ascii="宋体" w:hAnsi="宋体"/>
              </w:rPr>
              <w:t>李奕威</w:t>
            </w:r>
          </w:p>
        </w:tc>
        <w:tc>
          <w:tcPr>
            <w:tcW w:w="2078" w:type="dxa"/>
            <w:vAlign w:val="center"/>
          </w:tcPr>
          <w:p>
            <w:pPr>
              <w:pStyle w:val="11"/>
              <w:spacing w:line="500" w:lineRule="exact"/>
              <w:ind w:firstLine="0" w:firstLineChars="0"/>
              <w:jc w:val="center"/>
              <w:rPr>
                <w:rFonts w:ascii="宋体" w:hAnsi="宋体"/>
              </w:rPr>
            </w:pPr>
            <w:r>
              <w:rPr>
                <w:rFonts w:hint="eastAsia" w:ascii="宋体" w:hAnsi="宋体"/>
              </w:rPr>
              <w:t>宣城校区大二本科生</w:t>
            </w:r>
          </w:p>
        </w:tc>
        <w:tc>
          <w:tcPr>
            <w:tcW w:w="2003" w:type="dxa"/>
            <w:vAlign w:val="center"/>
          </w:tcPr>
          <w:p>
            <w:pPr>
              <w:pStyle w:val="11"/>
              <w:spacing w:line="500" w:lineRule="exact"/>
              <w:ind w:firstLine="0" w:firstLineChars="0"/>
              <w:jc w:val="center"/>
              <w:rPr>
                <w:rFonts w:ascii="宋体" w:hAnsi="宋体"/>
              </w:rPr>
            </w:pPr>
            <w:r>
              <w:rPr>
                <w:rFonts w:hint="eastAsia" w:ascii="宋体" w:hAnsi="宋体"/>
              </w:rPr>
              <w:t>协助完成实验</w:t>
            </w:r>
          </w:p>
        </w:tc>
        <w:tc>
          <w:tcPr>
            <w:tcW w:w="2003" w:type="dxa"/>
          </w:tcPr>
          <w:p>
            <w:pPr>
              <w:pStyle w:val="11"/>
              <w:spacing w:line="500" w:lineRule="exact"/>
              <w:ind w:firstLine="0" w:firstLineChars="0"/>
              <w:rPr>
                <w:rFonts w:ascii="宋体" w:hAnsi="宋体"/>
              </w:rPr>
            </w:pPr>
            <w:r>
              <w:rPr>
                <w:rFonts w:hint="eastAsia" w:ascii="宋体" w:hAnsi="宋体"/>
              </w:rPr>
              <w:t>协助完成多通道融合实验</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078" w:type="dxa"/>
            <w:vAlign w:val="center"/>
          </w:tcPr>
          <w:p>
            <w:pPr>
              <w:pStyle w:val="11"/>
              <w:spacing w:line="500" w:lineRule="exact"/>
              <w:ind w:firstLine="0" w:firstLineChars="0"/>
              <w:jc w:val="center"/>
              <w:rPr>
                <w:rFonts w:ascii="宋体" w:hAnsi="宋体"/>
              </w:rPr>
            </w:pPr>
            <w:r>
              <w:rPr>
                <w:rFonts w:hint="eastAsia" w:ascii="宋体" w:hAnsi="宋体"/>
              </w:rPr>
              <w:t>林纪涵</w:t>
            </w:r>
          </w:p>
        </w:tc>
        <w:tc>
          <w:tcPr>
            <w:tcW w:w="2078" w:type="dxa"/>
            <w:vAlign w:val="center"/>
          </w:tcPr>
          <w:p>
            <w:pPr>
              <w:pStyle w:val="11"/>
              <w:spacing w:line="500" w:lineRule="exact"/>
              <w:ind w:firstLine="0" w:firstLineChars="0"/>
              <w:jc w:val="center"/>
              <w:rPr>
                <w:rFonts w:ascii="宋体" w:hAnsi="宋体"/>
              </w:rPr>
            </w:pPr>
            <w:r>
              <w:rPr>
                <w:rFonts w:hint="eastAsia" w:ascii="宋体" w:hAnsi="宋体"/>
              </w:rPr>
              <w:t>宣城校区大二本科生</w:t>
            </w:r>
          </w:p>
        </w:tc>
        <w:tc>
          <w:tcPr>
            <w:tcW w:w="2003" w:type="dxa"/>
            <w:vAlign w:val="center"/>
          </w:tcPr>
          <w:p>
            <w:pPr>
              <w:pStyle w:val="11"/>
              <w:spacing w:line="500" w:lineRule="exact"/>
              <w:ind w:firstLine="0" w:firstLineChars="0"/>
              <w:jc w:val="center"/>
              <w:rPr>
                <w:rFonts w:ascii="宋体" w:hAnsi="宋体"/>
              </w:rPr>
            </w:pPr>
            <w:r>
              <w:rPr>
                <w:rFonts w:hint="eastAsia" w:ascii="宋体" w:hAnsi="宋体"/>
              </w:rPr>
              <w:t>协助完成实验</w:t>
            </w:r>
          </w:p>
        </w:tc>
        <w:tc>
          <w:tcPr>
            <w:tcW w:w="2003" w:type="dxa"/>
          </w:tcPr>
          <w:p>
            <w:pPr>
              <w:pStyle w:val="11"/>
              <w:spacing w:line="500" w:lineRule="exact"/>
              <w:ind w:firstLine="0" w:firstLineChars="0"/>
              <w:rPr>
                <w:rFonts w:ascii="宋体" w:hAnsi="宋体"/>
              </w:rPr>
            </w:pPr>
            <w:r>
              <w:rPr>
                <w:rFonts w:hint="eastAsia" w:ascii="宋体" w:hAnsi="宋体"/>
              </w:rPr>
              <w:t>协助完成多算子预处理实验</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078" w:type="dxa"/>
            <w:vAlign w:val="center"/>
          </w:tcPr>
          <w:p>
            <w:pPr>
              <w:pStyle w:val="11"/>
              <w:spacing w:line="500" w:lineRule="exact"/>
              <w:ind w:firstLine="0" w:firstLineChars="0"/>
              <w:jc w:val="center"/>
              <w:rPr>
                <w:rFonts w:ascii="宋体" w:hAnsi="宋体"/>
              </w:rPr>
            </w:pPr>
            <w:r>
              <w:rPr>
                <w:rFonts w:hint="eastAsia" w:ascii="宋体" w:hAnsi="宋体"/>
              </w:rPr>
              <w:t>谭宗辉</w:t>
            </w:r>
          </w:p>
        </w:tc>
        <w:tc>
          <w:tcPr>
            <w:tcW w:w="2078" w:type="dxa"/>
            <w:vAlign w:val="center"/>
          </w:tcPr>
          <w:p>
            <w:pPr>
              <w:pStyle w:val="11"/>
              <w:spacing w:line="500" w:lineRule="exact"/>
              <w:ind w:firstLine="0" w:firstLineChars="0"/>
              <w:jc w:val="center"/>
              <w:rPr>
                <w:rFonts w:ascii="宋体" w:hAnsi="宋体"/>
              </w:rPr>
            </w:pPr>
            <w:r>
              <w:rPr>
                <w:rFonts w:hint="eastAsia" w:ascii="宋体" w:hAnsi="宋体"/>
              </w:rPr>
              <w:t>宣城校区大二本科生</w:t>
            </w:r>
          </w:p>
        </w:tc>
        <w:tc>
          <w:tcPr>
            <w:tcW w:w="2003" w:type="dxa"/>
            <w:vAlign w:val="center"/>
          </w:tcPr>
          <w:p>
            <w:pPr>
              <w:pStyle w:val="11"/>
              <w:spacing w:line="500" w:lineRule="exact"/>
              <w:ind w:firstLine="0" w:firstLineChars="0"/>
              <w:jc w:val="center"/>
              <w:rPr>
                <w:rFonts w:ascii="宋体" w:hAnsi="宋体"/>
              </w:rPr>
            </w:pPr>
            <w:r>
              <w:rPr>
                <w:rFonts w:hint="eastAsia" w:ascii="宋体" w:hAnsi="宋体"/>
              </w:rPr>
              <w:t>协助完成实验</w:t>
            </w:r>
          </w:p>
        </w:tc>
        <w:tc>
          <w:tcPr>
            <w:tcW w:w="2003" w:type="dxa"/>
          </w:tcPr>
          <w:p>
            <w:pPr>
              <w:pStyle w:val="11"/>
              <w:spacing w:line="500" w:lineRule="exact"/>
              <w:ind w:firstLine="0" w:firstLineChars="0"/>
              <w:rPr>
                <w:rFonts w:ascii="宋体" w:hAnsi="宋体"/>
              </w:rPr>
            </w:pPr>
            <w:r>
              <w:rPr>
                <w:rFonts w:hint="eastAsia" w:ascii="宋体" w:hAnsi="宋体"/>
              </w:rPr>
              <w:t>协助完成多算子预处理实验</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078" w:type="dxa"/>
            <w:vAlign w:val="center"/>
          </w:tcPr>
          <w:p>
            <w:pPr>
              <w:pStyle w:val="11"/>
              <w:spacing w:line="500" w:lineRule="exact"/>
              <w:ind w:firstLine="0" w:firstLineChars="0"/>
              <w:jc w:val="center"/>
              <w:rPr>
                <w:rFonts w:ascii="宋体" w:hAnsi="宋体"/>
              </w:rPr>
            </w:pPr>
            <w:r>
              <w:rPr>
                <w:rFonts w:hint="eastAsia" w:ascii="宋体" w:hAnsi="宋体"/>
              </w:rPr>
              <w:t>沈钰鹏</w:t>
            </w:r>
          </w:p>
        </w:tc>
        <w:tc>
          <w:tcPr>
            <w:tcW w:w="2078" w:type="dxa"/>
            <w:vAlign w:val="center"/>
          </w:tcPr>
          <w:p>
            <w:pPr>
              <w:pStyle w:val="11"/>
              <w:spacing w:line="500" w:lineRule="exact"/>
              <w:ind w:firstLine="0" w:firstLineChars="0"/>
              <w:jc w:val="center"/>
              <w:rPr>
                <w:rFonts w:ascii="宋体" w:hAnsi="宋体"/>
              </w:rPr>
            </w:pPr>
            <w:r>
              <w:rPr>
                <w:rFonts w:hint="eastAsia" w:ascii="宋体" w:hAnsi="宋体"/>
              </w:rPr>
              <w:t>宣城校区大一本科生</w:t>
            </w:r>
          </w:p>
        </w:tc>
        <w:tc>
          <w:tcPr>
            <w:tcW w:w="2003" w:type="dxa"/>
            <w:vAlign w:val="center"/>
          </w:tcPr>
          <w:p>
            <w:pPr>
              <w:pStyle w:val="11"/>
              <w:spacing w:line="500" w:lineRule="exact"/>
              <w:ind w:firstLine="0" w:firstLineChars="0"/>
              <w:jc w:val="center"/>
              <w:rPr>
                <w:rFonts w:ascii="宋体" w:hAnsi="宋体"/>
              </w:rPr>
            </w:pPr>
            <w:r>
              <w:rPr>
                <w:rFonts w:hint="eastAsia" w:ascii="宋体" w:hAnsi="宋体"/>
              </w:rPr>
              <w:t>协助完成实验</w:t>
            </w:r>
          </w:p>
        </w:tc>
        <w:tc>
          <w:tcPr>
            <w:tcW w:w="2003" w:type="dxa"/>
          </w:tcPr>
          <w:p>
            <w:pPr>
              <w:pStyle w:val="11"/>
              <w:spacing w:line="500" w:lineRule="exact"/>
              <w:ind w:firstLine="0" w:firstLineChars="0"/>
              <w:rPr>
                <w:rFonts w:ascii="宋体" w:hAnsi="宋体"/>
              </w:rPr>
            </w:pPr>
            <w:r>
              <w:rPr>
                <w:rFonts w:hint="eastAsia" w:ascii="宋体" w:hAnsi="宋体"/>
              </w:rPr>
              <w:t>培养中，后备力量</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078" w:type="dxa"/>
            <w:vAlign w:val="center"/>
          </w:tcPr>
          <w:p>
            <w:pPr>
              <w:pStyle w:val="11"/>
              <w:spacing w:line="500" w:lineRule="exact"/>
              <w:ind w:firstLine="0" w:firstLineChars="0"/>
              <w:jc w:val="center"/>
              <w:rPr>
                <w:rFonts w:ascii="宋体" w:hAnsi="宋体"/>
              </w:rPr>
            </w:pPr>
            <w:r>
              <w:rPr>
                <w:rFonts w:hint="eastAsia" w:ascii="宋体" w:hAnsi="宋体"/>
              </w:rPr>
              <w:t>樊逸超</w:t>
            </w:r>
          </w:p>
        </w:tc>
        <w:tc>
          <w:tcPr>
            <w:tcW w:w="2078" w:type="dxa"/>
            <w:vAlign w:val="center"/>
          </w:tcPr>
          <w:p>
            <w:pPr>
              <w:pStyle w:val="11"/>
              <w:spacing w:line="500" w:lineRule="exact"/>
              <w:ind w:firstLine="0" w:firstLineChars="0"/>
              <w:jc w:val="center"/>
              <w:rPr>
                <w:rFonts w:ascii="宋体" w:hAnsi="宋体"/>
              </w:rPr>
            </w:pPr>
            <w:r>
              <w:rPr>
                <w:rFonts w:hint="eastAsia" w:ascii="宋体" w:hAnsi="宋体"/>
              </w:rPr>
              <w:t>宣城校区大一本科生</w:t>
            </w:r>
          </w:p>
        </w:tc>
        <w:tc>
          <w:tcPr>
            <w:tcW w:w="2003" w:type="dxa"/>
            <w:vAlign w:val="center"/>
          </w:tcPr>
          <w:p>
            <w:pPr>
              <w:pStyle w:val="11"/>
              <w:spacing w:line="500" w:lineRule="exact"/>
              <w:ind w:firstLine="0" w:firstLineChars="0"/>
              <w:jc w:val="center"/>
              <w:rPr>
                <w:rFonts w:ascii="宋体" w:hAnsi="宋体"/>
              </w:rPr>
            </w:pPr>
            <w:r>
              <w:rPr>
                <w:rFonts w:hint="eastAsia" w:ascii="宋体" w:hAnsi="宋体"/>
              </w:rPr>
              <w:t>协助完成实验</w:t>
            </w:r>
          </w:p>
        </w:tc>
        <w:tc>
          <w:tcPr>
            <w:tcW w:w="2003" w:type="dxa"/>
          </w:tcPr>
          <w:p>
            <w:pPr>
              <w:pStyle w:val="11"/>
              <w:spacing w:line="500" w:lineRule="exact"/>
              <w:ind w:firstLine="0" w:firstLineChars="0"/>
              <w:rPr>
                <w:rFonts w:ascii="宋体" w:hAnsi="宋体"/>
              </w:rPr>
            </w:pPr>
            <w:r>
              <w:rPr>
                <w:rFonts w:hint="eastAsia" w:ascii="宋体" w:hAnsi="宋体"/>
              </w:rPr>
              <w:t>培养中，后备力量</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078" w:type="dxa"/>
            <w:vAlign w:val="center"/>
          </w:tcPr>
          <w:p>
            <w:pPr>
              <w:pStyle w:val="11"/>
              <w:spacing w:line="500" w:lineRule="exact"/>
              <w:ind w:firstLine="0" w:firstLineChars="0"/>
              <w:jc w:val="center"/>
              <w:rPr>
                <w:rFonts w:ascii="宋体" w:hAnsi="宋体"/>
              </w:rPr>
            </w:pPr>
            <w:r>
              <w:rPr>
                <w:rFonts w:hint="eastAsia" w:ascii="宋体" w:hAnsi="宋体"/>
              </w:rPr>
              <w:t>游皓翔</w:t>
            </w:r>
          </w:p>
        </w:tc>
        <w:tc>
          <w:tcPr>
            <w:tcW w:w="2078" w:type="dxa"/>
            <w:vAlign w:val="center"/>
          </w:tcPr>
          <w:p>
            <w:pPr>
              <w:pStyle w:val="11"/>
              <w:spacing w:line="500" w:lineRule="exact"/>
              <w:ind w:firstLine="0" w:firstLineChars="0"/>
              <w:jc w:val="center"/>
              <w:rPr>
                <w:rFonts w:ascii="宋体" w:hAnsi="宋体"/>
              </w:rPr>
            </w:pPr>
            <w:r>
              <w:rPr>
                <w:rFonts w:hint="eastAsia" w:ascii="宋体" w:hAnsi="宋体"/>
              </w:rPr>
              <w:t>宣城校区大一本科生</w:t>
            </w:r>
          </w:p>
        </w:tc>
        <w:tc>
          <w:tcPr>
            <w:tcW w:w="2003" w:type="dxa"/>
            <w:vAlign w:val="center"/>
          </w:tcPr>
          <w:p>
            <w:pPr>
              <w:pStyle w:val="11"/>
              <w:spacing w:line="500" w:lineRule="exact"/>
              <w:ind w:firstLine="0" w:firstLineChars="0"/>
              <w:jc w:val="center"/>
              <w:rPr>
                <w:rFonts w:ascii="宋体" w:hAnsi="宋体"/>
              </w:rPr>
            </w:pPr>
            <w:r>
              <w:rPr>
                <w:rFonts w:hint="eastAsia" w:ascii="宋体" w:hAnsi="宋体"/>
              </w:rPr>
              <w:t>协助完成实验</w:t>
            </w:r>
          </w:p>
        </w:tc>
        <w:tc>
          <w:tcPr>
            <w:tcW w:w="2003" w:type="dxa"/>
          </w:tcPr>
          <w:p>
            <w:pPr>
              <w:pStyle w:val="11"/>
              <w:spacing w:line="500" w:lineRule="exact"/>
              <w:ind w:firstLine="0" w:firstLineChars="0"/>
              <w:rPr>
                <w:rFonts w:ascii="宋体" w:hAnsi="宋体"/>
              </w:rPr>
            </w:pPr>
            <w:r>
              <w:rPr>
                <w:rFonts w:hint="eastAsia" w:ascii="宋体" w:hAnsi="宋体"/>
              </w:rPr>
              <w:t>培养中，后备力量</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078" w:type="dxa"/>
            <w:vAlign w:val="center"/>
          </w:tcPr>
          <w:p>
            <w:pPr>
              <w:pStyle w:val="11"/>
              <w:spacing w:line="500" w:lineRule="exact"/>
              <w:ind w:firstLine="0" w:firstLineChars="0"/>
              <w:jc w:val="center"/>
              <w:rPr>
                <w:rFonts w:ascii="宋体" w:hAnsi="宋体"/>
              </w:rPr>
            </w:pPr>
            <w:r>
              <w:rPr>
                <w:rFonts w:hint="eastAsia" w:ascii="宋体" w:hAnsi="宋体"/>
              </w:rPr>
              <w:t>付炎平</w:t>
            </w:r>
          </w:p>
        </w:tc>
        <w:tc>
          <w:tcPr>
            <w:tcW w:w="2078" w:type="dxa"/>
            <w:vAlign w:val="center"/>
          </w:tcPr>
          <w:p>
            <w:pPr>
              <w:pStyle w:val="11"/>
              <w:spacing w:line="500" w:lineRule="exact"/>
              <w:ind w:firstLine="0" w:firstLineChars="0"/>
              <w:jc w:val="center"/>
              <w:rPr>
                <w:rFonts w:ascii="宋体" w:hAnsi="宋体"/>
              </w:rPr>
            </w:pPr>
            <w:r>
              <w:rPr>
                <w:rFonts w:hint="eastAsia" w:ascii="宋体" w:hAnsi="宋体"/>
              </w:rPr>
              <w:t>宣城校区大一本科生</w:t>
            </w:r>
          </w:p>
        </w:tc>
        <w:tc>
          <w:tcPr>
            <w:tcW w:w="2003" w:type="dxa"/>
            <w:vAlign w:val="center"/>
          </w:tcPr>
          <w:p>
            <w:pPr>
              <w:pStyle w:val="11"/>
              <w:spacing w:line="500" w:lineRule="exact"/>
              <w:ind w:firstLine="0" w:firstLineChars="0"/>
              <w:jc w:val="center"/>
              <w:rPr>
                <w:rFonts w:ascii="宋体" w:hAnsi="宋体"/>
              </w:rPr>
            </w:pPr>
            <w:r>
              <w:rPr>
                <w:rFonts w:hint="eastAsia" w:ascii="宋体" w:hAnsi="宋体"/>
              </w:rPr>
              <w:t>协助完成实验</w:t>
            </w:r>
          </w:p>
        </w:tc>
        <w:tc>
          <w:tcPr>
            <w:tcW w:w="2003" w:type="dxa"/>
          </w:tcPr>
          <w:p>
            <w:pPr>
              <w:pStyle w:val="11"/>
              <w:spacing w:line="500" w:lineRule="exact"/>
              <w:ind w:firstLine="0" w:firstLineChars="0"/>
              <w:rPr>
                <w:rFonts w:ascii="宋体" w:hAnsi="宋体"/>
              </w:rPr>
            </w:pPr>
            <w:r>
              <w:rPr>
                <w:rFonts w:hint="eastAsia" w:ascii="宋体" w:hAnsi="宋体"/>
              </w:rPr>
              <w:t>培养中，后备力量</w:t>
            </w:r>
          </w:p>
        </w:tc>
      </w:tr>
    </w:tbl>
    <w:p>
      <w:pPr>
        <w:keepNext w:val="0"/>
        <w:keepLines w:val="0"/>
        <w:widowControl/>
        <w:numPr>
          <w:numId w:val="0"/>
        </w:numPr>
        <w:suppressLineNumbers w:val="0"/>
        <w:jc w:val="left"/>
        <w:rPr>
          <w:rFonts w:hint="eastAsia"/>
          <w:sz w:val="28"/>
          <w:szCs w:val="28"/>
        </w:rPr>
      </w:pPr>
      <w:r>
        <w:rPr>
          <w:rFonts w:hint="eastAsia"/>
          <w:sz w:val="28"/>
          <w:szCs w:val="28"/>
        </w:rPr>
        <w:t>核心竞争力：我们的人员组成涵盖了教授、副教授、研究生、本科生，研发实力较强，人员配备合理，能够为创客实验室的良好建设提供有力支撑。</w:t>
      </w:r>
    </w:p>
    <w:p>
      <w:pPr>
        <w:keepNext w:val="0"/>
        <w:keepLines w:val="0"/>
        <w:widowControl/>
        <w:numPr>
          <w:numId w:val="0"/>
        </w:numPr>
        <w:suppressLineNumbers w:val="0"/>
        <w:jc w:val="left"/>
        <w:rPr>
          <w:rFonts w:hint="eastAsia"/>
          <w:sz w:val="28"/>
          <w:szCs w:val="28"/>
          <w:lang w:val="en-US" w:eastAsia="zh-CN"/>
        </w:rPr>
      </w:pPr>
    </w:p>
    <w:p>
      <w:pPr>
        <w:keepNext w:val="0"/>
        <w:keepLines w:val="0"/>
        <w:widowControl/>
        <w:numPr>
          <w:ilvl w:val="0"/>
          <w:numId w:val="1"/>
        </w:numPr>
        <w:suppressLineNumbers w:val="0"/>
        <w:jc w:val="left"/>
        <w:rPr>
          <w:rFonts w:ascii="Microsoft JhengHei" w:hAnsi="Microsoft JhengHei" w:eastAsia="Microsoft JhengHei" w:cs="Microsoft JhengHei"/>
          <w:b/>
          <w:color w:val="000000"/>
          <w:kern w:val="0"/>
          <w:sz w:val="30"/>
          <w:szCs w:val="30"/>
          <w:lang w:val="en-US" w:eastAsia="zh-CN" w:bidi="ar"/>
        </w:rPr>
      </w:pPr>
      <w:r>
        <w:rPr>
          <w:rFonts w:hint="eastAsia" w:ascii="Microsoft JhengHei" w:hAnsi="Microsoft JhengHei" w:eastAsia="Microsoft JhengHei" w:cs="Microsoft JhengHei"/>
          <w:b/>
          <w:color w:val="000000"/>
          <w:kern w:val="0"/>
          <w:sz w:val="30"/>
          <w:szCs w:val="30"/>
          <w:lang w:val="en-US" w:eastAsia="zh-CN" w:bidi="ar"/>
        </w:rPr>
        <w:t>财务预测</w:t>
      </w:r>
    </w:p>
    <w:p>
      <w:pPr>
        <w:ind w:firstLine="480"/>
        <w:rPr>
          <w:rFonts w:hint="eastAsia"/>
          <w:sz w:val="28"/>
          <w:szCs w:val="28"/>
        </w:rPr>
      </w:pPr>
      <w:r>
        <w:rPr>
          <w:rFonts w:hint="eastAsia"/>
          <w:sz w:val="28"/>
          <w:szCs w:val="28"/>
        </w:rPr>
        <w:t>财务预测：未来一年收入15万元，主要用于深度学习硬件购置，人才培养，劳务费用等支出。</w:t>
      </w:r>
    </w:p>
    <w:p>
      <w:pPr>
        <w:ind w:firstLine="480"/>
        <w:rPr>
          <w:rFonts w:hint="eastAsia"/>
          <w:sz w:val="28"/>
          <w:szCs w:val="28"/>
        </w:rPr>
      </w:pPr>
    </w:p>
    <w:p>
      <w:pPr>
        <w:keepNext w:val="0"/>
        <w:keepLines w:val="0"/>
        <w:widowControl/>
        <w:numPr>
          <w:ilvl w:val="0"/>
          <w:numId w:val="1"/>
        </w:numPr>
        <w:suppressLineNumbers w:val="0"/>
        <w:jc w:val="left"/>
        <w:rPr>
          <w:rFonts w:ascii="Microsoft JhengHei" w:hAnsi="Microsoft JhengHei" w:eastAsia="Microsoft JhengHei" w:cs="Microsoft JhengHei"/>
          <w:b/>
          <w:color w:val="000000"/>
          <w:kern w:val="0"/>
          <w:sz w:val="30"/>
          <w:szCs w:val="30"/>
          <w:lang w:val="en-US" w:eastAsia="zh-CN" w:bidi="ar"/>
        </w:rPr>
      </w:pPr>
      <w:r>
        <w:rPr>
          <w:rFonts w:hint="eastAsia" w:ascii="Microsoft JhengHei" w:hAnsi="Microsoft JhengHei" w:eastAsia="Microsoft JhengHei" w:cs="Microsoft JhengHei"/>
          <w:b/>
          <w:color w:val="000000"/>
          <w:kern w:val="0"/>
          <w:sz w:val="30"/>
          <w:szCs w:val="30"/>
          <w:lang w:val="en-US" w:eastAsia="zh-CN" w:bidi="ar"/>
        </w:rPr>
        <w:t>公司策略</w:t>
      </w:r>
    </w:p>
    <w:p>
      <w:pPr>
        <w:ind w:firstLine="480"/>
        <w:rPr>
          <w:rFonts w:hint="eastAsia"/>
          <w:sz w:val="28"/>
          <w:szCs w:val="28"/>
        </w:rPr>
      </w:pPr>
      <w:r>
        <w:rPr>
          <w:rFonts w:hint="eastAsia"/>
          <w:sz w:val="28"/>
          <w:szCs w:val="28"/>
        </w:rPr>
        <w:t>与公司合作，做我们擅长的领域（算法研究），不在我们不擅长的领域（市场、销售等）花费更多的精力，目前我们的算法已经应用于公司实际项目中，反馈良好。</w:t>
      </w:r>
    </w:p>
    <w:p>
      <w:pPr>
        <w:ind w:firstLine="480"/>
        <w:rPr>
          <w:rFonts w:hint="eastAsia"/>
          <w:sz w:val="28"/>
          <w:szCs w:val="28"/>
        </w:rPr>
      </w:pPr>
    </w:p>
    <w:p>
      <w:pPr>
        <w:keepNext w:val="0"/>
        <w:keepLines w:val="0"/>
        <w:widowControl/>
        <w:numPr>
          <w:ilvl w:val="0"/>
          <w:numId w:val="1"/>
        </w:numPr>
        <w:suppressLineNumbers w:val="0"/>
        <w:jc w:val="left"/>
        <w:rPr>
          <w:rFonts w:ascii="Microsoft JhengHei" w:hAnsi="Microsoft JhengHei" w:eastAsia="Microsoft JhengHei" w:cs="Microsoft JhengHei"/>
          <w:b/>
          <w:color w:val="000000"/>
          <w:kern w:val="0"/>
          <w:sz w:val="30"/>
          <w:szCs w:val="30"/>
          <w:lang w:val="en-US" w:eastAsia="zh-CN" w:bidi="ar"/>
        </w:rPr>
      </w:pPr>
      <w:r>
        <w:rPr>
          <w:rFonts w:hint="eastAsia" w:ascii="Microsoft JhengHei" w:hAnsi="Microsoft JhengHei" w:eastAsia="Microsoft JhengHei" w:cs="Microsoft JhengHei"/>
          <w:b/>
          <w:color w:val="000000"/>
          <w:kern w:val="0"/>
          <w:sz w:val="30"/>
          <w:szCs w:val="30"/>
          <w:lang w:val="en-US" w:eastAsia="zh-CN" w:bidi="ar"/>
        </w:rPr>
        <w:t>风险分析</w:t>
      </w:r>
    </w:p>
    <w:p>
      <w:pPr>
        <w:keepNext w:val="0"/>
        <w:keepLines w:val="0"/>
        <w:widowControl/>
        <w:suppressLineNumbers w:val="0"/>
        <w:ind w:firstLine="420" w:firstLineChars="0"/>
        <w:jc w:val="left"/>
        <w:rPr>
          <w:rFonts w:ascii="Microsoft JhengHei" w:hAnsi="Microsoft JhengHei" w:eastAsia="Microsoft JhengHei" w:cs="Microsoft JhengHei"/>
          <w:b/>
          <w:color w:val="000000"/>
          <w:kern w:val="0"/>
          <w:sz w:val="30"/>
          <w:szCs w:val="30"/>
          <w:lang w:val="en-US" w:eastAsia="zh-CN" w:bidi="ar"/>
        </w:rPr>
      </w:pPr>
      <w:r>
        <w:rPr>
          <w:rFonts w:hint="eastAsia" w:ascii="宋体" w:hAnsi="宋体" w:eastAsia="宋体" w:cs="宋体"/>
          <w:color w:val="000000"/>
          <w:kern w:val="0"/>
          <w:sz w:val="28"/>
          <w:szCs w:val="28"/>
          <w:lang w:val="en-US" w:eastAsia="zh-CN" w:bidi="ar"/>
        </w:rPr>
        <w:t>风险总是与机遇同在。我们为公司规划了一幅美好的蓝图，并且为如何实施 做了详细的安排，但由于市场和公共政策等的不确定性以及企业内部客观存在的 不稳定因素，公司在发展过程中肯定会遇到一系列的挑战和风险。为了对可能出 现的风险及时预见并化险为夷，我们对经营过程中可能存在的风险做了充分预计，并逐个提出了相应的对策。公司还引入了现代企业风险评估系统，将风险进行量化分析，将各种风险降低</w:t>
      </w:r>
      <w:r>
        <w:rPr>
          <w:rFonts w:ascii="TimesNewRomanPSMT" w:hAnsi="TimesNewRomanPSMT" w:eastAsia="TimesNewRomanPSMT" w:cs="TimesNewRomanPSMT"/>
          <w:color w:val="000000"/>
          <w:kern w:val="0"/>
          <w:sz w:val="28"/>
          <w:szCs w:val="28"/>
          <w:lang w:val="en-US" w:eastAsia="zh-CN" w:bidi="ar"/>
        </w:rPr>
        <w:t>(</w:t>
      </w:r>
      <w:r>
        <w:rPr>
          <w:rFonts w:hint="eastAsia" w:ascii="宋体" w:hAnsi="宋体" w:eastAsia="宋体" w:cs="宋体"/>
          <w:color w:val="000000"/>
          <w:kern w:val="0"/>
          <w:sz w:val="28"/>
          <w:szCs w:val="28"/>
          <w:lang w:val="en-US" w:eastAsia="zh-CN" w:bidi="ar"/>
        </w:rPr>
        <w:t>减轻</w:t>
      </w:r>
      <w:r>
        <w:rPr>
          <w:rFonts w:hint="default" w:ascii="TimesNewRomanPSMT" w:hAnsi="TimesNewRomanPSMT" w:eastAsia="TimesNewRomanPSMT" w:cs="TimesNewRomanPSMT"/>
          <w:color w:val="000000"/>
          <w:kern w:val="0"/>
          <w:sz w:val="28"/>
          <w:szCs w:val="28"/>
          <w:lang w:val="en-US" w:eastAsia="zh-CN" w:bidi="ar"/>
        </w:rPr>
        <w:t>)</w:t>
      </w:r>
      <w:r>
        <w:rPr>
          <w:rFonts w:hint="eastAsia" w:ascii="宋体" w:hAnsi="宋体" w:eastAsia="宋体" w:cs="宋体"/>
          <w:color w:val="000000"/>
          <w:kern w:val="0"/>
          <w:sz w:val="28"/>
          <w:szCs w:val="28"/>
          <w:lang w:val="en-US" w:eastAsia="zh-CN" w:bidi="ar"/>
        </w:rPr>
        <w:t>、抵消、分散或转移，保证企业的 良性发展。</w:t>
      </w:r>
    </w:p>
    <w:p>
      <w:pPr>
        <w:keepNext w:val="0"/>
        <w:keepLines w:val="0"/>
        <w:widowControl/>
        <w:suppressLineNumbers w:val="0"/>
        <w:ind w:firstLine="420" w:firstLineChars="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风险预测及应对方案：</w:t>
      </w:r>
    </w:p>
    <w:p>
      <w:pPr>
        <w:ind w:firstLine="420" w:firstLineChars="0"/>
        <w:rPr>
          <w:rFonts w:hint="eastAsia" w:ascii="仿宋" w:hAnsi="仿宋" w:eastAsia="仿宋" w:cs="仿宋"/>
          <w:bCs/>
          <w:color w:val="000000"/>
          <w:sz w:val="28"/>
          <w:szCs w:val="28"/>
        </w:rPr>
      </w:pPr>
      <w:r>
        <w:rPr>
          <w:rFonts w:hint="eastAsia" w:ascii="仿宋" w:hAnsi="仿宋" w:eastAsia="仿宋" w:cs="仿宋"/>
          <w:b/>
          <w:bCs/>
          <w:color w:val="000000"/>
          <w:sz w:val="28"/>
          <w:szCs w:val="28"/>
        </w:rPr>
        <w:t>1、数据集不足</w:t>
      </w:r>
      <w:r>
        <w:rPr>
          <w:rFonts w:hint="eastAsia" w:ascii="仿宋" w:hAnsi="仿宋" w:eastAsia="仿宋" w:cs="仿宋"/>
          <w:bCs/>
          <w:color w:val="000000"/>
          <w:sz w:val="28"/>
          <w:szCs w:val="28"/>
        </w:rPr>
        <w:t>：我们面向的使用场景更加广更加不确定，所以采集数据的难度也比较大，</w:t>
      </w:r>
      <w:r>
        <w:rPr>
          <w:rFonts w:ascii="仿宋" w:hAnsi="仿宋" w:eastAsia="仿宋" w:cs="仿宋"/>
          <w:bCs/>
          <w:color w:val="000000"/>
          <w:sz w:val="28"/>
          <w:szCs w:val="28"/>
        </w:rPr>
        <w:t>许多场景无法获得大量数据</w:t>
      </w:r>
      <w:r>
        <w:rPr>
          <w:rFonts w:hint="eastAsia" w:ascii="仿宋" w:hAnsi="仿宋" w:eastAsia="仿宋" w:cs="仿宋"/>
          <w:bCs/>
          <w:color w:val="000000"/>
          <w:sz w:val="28"/>
          <w:szCs w:val="28"/>
        </w:rPr>
        <w:t>，如何充分利用少量数据是我们要面对的问题。</w:t>
      </w:r>
    </w:p>
    <w:p>
      <w:pPr>
        <w:ind w:firstLine="562" w:firstLineChars="200"/>
        <w:rPr>
          <w:rFonts w:hint="eastAsia" w:ascii="仿宋" w:hAnsi="仿宋" w:eastAsia="仿宋" w:cs="仿宋"/>
          <w:bCs/>
          <w:color w:val="000000"/>
          <w:sz w:val="28"/>
          <w:szCs w:val="28"/>
        </w:rPr>
      </w:pPr>
      <w:r>
        <w:rPr>
          <w:rFonts w:hint="eastAsia" w:ascii="仿宋" w:hAnsi="仿宋" w:eastAsia="仿宋" w:cs="仿宋"/>
          <w:b/>
          <w:bCs w:val="0"/>
          <w:color w:val="000000"/>
          <w:sz w:val="28"/>
          <w:szCs w:val="28"/>
        </w:rPr>
        <w:t>应对方案：</w:t>
      </w:r>
      <w:r>
        <w:rPr>
          <w:rFonts w:hint="eastAsia" w:ascii="仿宋" w:hAnsi="仿宋" w:eastAsia="仿宋" w:cs="仿宋"/>
          <w:bCs/>
          <w:color w:val="000000"/>
          <w:sz w:val="28"/>
          <w:szCs w:val="28"/>
        </w:rPr>
        <w:t>使用</w:t>
      </w:r>
      <w:r>
        <w:rPr>
          <w:rFonts w:ascii="仿宋" w:hAnsi="仿宋" w:eastAsia="仿宋" w:cs="仿宋"/>
          <w:bCs/>
          <w:color w:val="000000"/>
          <w:sz w:val="28"/>
          <w:szCs w:val="28"/>
        </w:rPr>
        <w:t>数据增强（Data Augmentation）</w:t>
      </w:r>
      <w:r>
        <w:rPr>
          <w:rFonts w:hint="eastAsia" w:ascii="仿宋" w:hAnsi="仿宋" w:eastAsia="仿宋" w:cs="仿宋"/>
          <w:bCs/>
          <w:color w:val="000000"/>
          <w:sz w:val="28"/>
          <w:szCs w:val="28"/>
        </w:rPr>
        <w:t>，这</w:t>
      </w:r>
      <w:r>
        <w:rPr>
          <w:rFonts w:ascii="仿宋" w:hAnsi="仿宋" w:eastAsia="仿宋" w:cs="仿宋"/>
          <w:bCs/>
          <w:color w:val="000000"/>
          <w:sz w:val="28"/>
          <w:szCs w:val="28"/>
        </w:rPr>
        <w:t>是一种通过让有限的数据产生更多的等价数据来人工扩展训练数据集的技术。它是克服训练数据不足的有效手段，目前在深度学习的各个领域中应用广泛</w:t>
      </w:r>
      <w:r>
        <w:rPr>
          <w:rFonts w:hint="eastAsia" w:ascii="仿宋" w:hAnsi="仿宋" w:eastAsia="仿宋" w:cs="仿宋"/>
          <w:bCs/>
          <w:color w:val="000000"/>
          <w:sz w:val="28"/>
          <w:szCs w:val="28"/>
        </w:rPr>
        <w:t>，例如</w:t>
      </w:r>
      <w:r>
        <w:rPr>
          <w:rFonts w:ascii="仿宋" w:hAnsi="仿宋" w:eastAsia="仿宋" w:cs="仿宋"/>
          <w:color w:val="000000"/>
          <w:sz w:val="28"/>
          <w:szCs w:val="28"/>
        </w:rPr>
        <w:t>几何变换</w:t>
      </w:r>
      <w:r>
        <w:rPr>
          <w:rFonts w:hint="eastAsia" w:ascii="仿宋" w:hAnsi="仿宋" w:eastAsia="仿宋" w:cs="仿宋"/>
          <w:color w:val="000000"/>
          <w:sz w:val="28"/>
          <w:szCs w:val="28"/>
        </w:rPr>
        <w:t>、</w:t>
      </w:r>
      <w:r>
        <w:rPr>
          <w:rFonts w:ascii="仿宋" w:hAnsi="仿宋" w:eastAsia="仿宋" w:cs="仿宋"/>
          <w:color w:val="000000"/>
          <w:sz w:val="28"/>
          <w:szCs w:val="28"/>
        </w:rPr>
        <w:t>颜色变换噪声注入</w:t>
      </w:r>
      <w:r>
        <w:rPr>
          <w:rFonts w:hint="eastAsia" w:ascii="仿宋" w:hAnsi="仿宋" w:eastAsia="仿宋" w:cs="仿宋"/>
          <w:bCs/>
          <w:color w:val="000000"/>
          <w:sz w:val="28"/>
          <w:szCs w:val="28"/>
        </w:rPr>
        <w:t>和</w:t>
      </w:r>
      <w:r>
        <w:rPr>
          <w:rFonts w:ascii="仿宋" w:hAnsi="仿宋" w:eastAsia="仿宋" w:cs="仿宋"/>
          <w:color w:val="000000"/>
          <w:sz w:val="28"/>
          <w:szCs w:val="28"/>
        </w:rPr>
        <w:t>随机擦除</w:t>
      </w:r>
      <w:r>
        <w:rPr>
          <w:rFonts w:hint="eastAsia" w:ascii="仿宋" w:hAnsi="仿宋" w:eastAsia="仿宋" w:cs="仿宋"/>
          <w:bCs/>
          <w:color w:val="000000"/>
          <w:sz w:val="28"/>
          <w:szCs w:val="28"/>
        </w:rPr>
        <w:t>等。特别地，对于我们目标计数项目，可以参考论文</w:t>
      </w:r>
      <w:r>
        <w:rPr>
          <w:rFonts w:ascii="仿宋" w:hAnsi="仿宋" w:eastAsia="仿宋" w:cs="仿宋"/>
          <w:bCs/>
          <w:color w:val="000000"/>
          <w:sz w:val="28"/>
          <w:szCs w:val="28"/>
        </w:rPr>
        <w:t>Bag of Freebies for Training Object Detection Neural Networks</w:t>
      </w:r>
      <w:r>
        <w:rPr>
          <w:rFonts w:hint="eastAsia" w:ascii="仿宋" w:hAnsi="仿宋" w:eastAsia="仿宋" w:cs="仿宋"/>
          <w:bCs/>
          <w:color w:val="000000"/>
          <w:sz w:val="28"/>
          <w:szCs w:val="28"/>
        </w:rPr>
        <w:t>中提到的</w:t>
      </w:r>
      <w:r>
        <w:rPr>
          <w:rFonts w:ascii="仿宋" w:hAnsi="仿宋" w:eastAsia="仿宋" w:cs="仿宋"/>
          <w:bCs/>
          <w:color w:val="000000"/>
          <w:sz w:val="28"/>
          <w:szCs w:val="28"/>
        </w:rPr>
        <w:t>Mix up</w:t>
      </w:r>
      <w:r>
        <w:rPr>
          <w:rFonts w:hint="eastAsia" w:ascii="仿宋" w:hAnsi="仿宋" w:eastAsia="仿宋" w:cs="仿宋"/>
          <w:bCs/>
          <w:color w:val="000000"/>
          <w:sz w:val="28"/>
          <w:szCs w:val="28"/>
        </w:rPr>
        <w:t>方法，增加训练中目标的数量。</w:t>
      </w:r>
    </w:p>
    <w:p>
      <w:pPr>
        <w:ind w:firstLine="562" w:firstLineChars="200"/>
        <w:rPr>
          <w:rFonts w:hint="eastAsia" w:ascii="仿宋" w:hAnsi="仿宋" w:eastAsia="仿宋" w:cs="仿宋"/>
          <w:b/>
          <w:bCs/>
          <w:color w:val="000000"/>
          <w:sz w:val="28"/>
          <w:szCs w:val="28"/>
        </w:rPr>
      </w:pPr>
      <w:r>
        <w:rPr>
          <w:rFonts w:hint="eastAsia" w:ascii="仿宋" w:hAnsi="仿宋" w:eastAsia="仿宋" w:cs="仿宋"/>
          <w:b/>
          <w:bCs/>
          <w:color w:val="000000"/>
          <w:sz w:val="28"/>
          <w:szCs w:val="28"/>
        </w:rPr>
        <w:t>2、模型推理速度不理想</w:t>
      </w:r>
    </w:p>
    <w:p>
      <w:pPr>
        <w:ind w:firstLine="562" w:firstLineChars="200"/>
        <w:rPr>
          <w:rFonts w:ascii="仿宋" w:hAnsi="仿宋" w:eastAsia="仿宋" w:cs="仿宋"/>
          <w:bCs/>
          <w:color w:val="000000"/>
          <w:sz w:val="28"/>
          <w:szCs w:val="28"/>
        </w:rPr>
      </w:pPr>
      <w:r>
        <w:rPr>
          <w:rFonts w:hint="eastAsia" w:ascii="仿宋" w:hAnsi="仿宋" w:eastAsia="仿宋" w:cs="仿宋"/>
          <w:b/>
          <w:bCs w:val="0"/>
          <w:color w:val="000000"/>
          <w:sz w:val="28"/>
          <w:szCs w:val="28"/>
        </w:rPr>
        <w:t>应对方案：</w:t>
      </w:r>
      <w:r>
        <w:rPr>
          <w:rFonts w:hint="eastAsia" w:ascii="仿宋" w:hAnsi="仿宋" w:eastAsia="仿宋" w:cs="仿宋"/>
          <w:bCs/>
          <w:color w:val="000000"/>
          <w:sz w:val="28"/>
          <w:szCs w:val="28"/>
        </w:rPr>
        <w:t>使用TensorRT。 TensorRT是一个高性能的深度学习推理（Inference）优化器，可以为深度学习应用提供低延迟、高吞吐率的部署推理。TensorRT对模型进行量化，将FP32位权值数据优化为 FP16 或者 INT8，而推理精度不发生明显的降低，如果在线版的速度不够快的话可以考虑使用该技术。</w:t>
      </w:r>
    </w:p>
    <w:p>
      <w:pPr>
        <w:ind w:firstLine="562" w:firstLineChars="200"/>
        <w:rPr>
          <w:rFonts w:ascii="仿宋" w:hAnsi="仿宋" w:eastAsia="仿宋" w:cs="仿宋"/>
          <w:bCs/>
          <w:color w:val="000000"/>
          <w:sz w:val="28"/>
          <w:szCs w:val="28"/>
        </w:rPr>
      </w:pPr>
      <w:r>
        <w:rPr>
          <w:rFonts w:hint="eastAsia" w:ascii="仿宋" w:hAnsi="仿宋" w:eastAsia="仿宋" w:cs="仿宋"/>
          <w:b/>
          <w:bCs/>
          <w:color w:val="000000"/>
          <w:sz w:val="28"/>
          <w:szCs w:val="28"/>
        </w:rPr>
        <w:t>3、情景变化影响计数结果</w:t>
      </w:r>
      <w:r>
        <w:rPr>
          <w:rFonts w:hint="eastAsia" w:ascii="仿宋" w:hAnsi="仿宋" w:eastAsia="仿宋" w:cs="仿宋"/>
          <w:bCs/>
          <w:color w:val="000000"/>
          <w:sz w:val="28"/>
          <w:szCs w:val="28"/>
        </w:rPr>
        <w:t>：如白天和黑夜光线的不同、拍照的设备不同，都会使得拍出的照片与训练图片存在较大差异，</w:t>
      </w:r>
      <w:r>
        <w:rPr>
          <w:rFonts w:ascii="仿宋" w:hAnsi="仿宋" w:eastAsia="仿宋" w:cs="仿宋"/>
          <w:bCs/>
          <w:color w:val="000000"/>
          <w:sz w:val="28"/>
          <w:szCs w:val="28"/>
        </w:rPr>
        <w:t>光照、图片风格</w:t>
      </w:r>
      <w:r>
        <w:rPr>
          <w:rFonts w:hint="eastAsia" w:ascii="仿宋" w:hAnsi="仿宋" w:eastAsia="仿宋" w:cs="仿宋"/>
          <w:bCs/>
          <w:color w:val="000000"/>
          <w:sz w:val="28"/>
          <w:szCs w:val="28"/>
        </w:rPr>
        <w:t>等的不同会对计数结果有影响。</w:t>
      </w:r>
    </w:p>
    <w:p>
      <w:pPr>
        <w:keepNext w:val="0"/>
        <w:keepLines w:val="0"/>
        <w:widowControl/>
        <w:suppressLineNumbers w:val="0"/>
        <w:ind w:firstLine="420" w:firstLineChars="0"/>
        <w:jc w:val="left"/>
        <w:rPr>
          <w:rFonts w:hint="eastAsia" w:ascii="仿宋" w:hAnsi="仿宋" w:eastAsia="仿宋" w:cs="仿宋"/>
          <w:bCs/>
          <w:color w:val="000000"/>
          <w:sz w:val="28"/>
          <w:szCs w:val="28"/>
        </w:rPr>
      </w:pPr>
      <w:r>
        <w:rPr>
          <w:rFonts w:hint="eastAsia" w:ascii="仿宋" w:hAnsi="仿宋" w:eastAsia="仿宋" w:cs="仿宋"/>
          <w:b/>
          <w:bCs w:val="0"/>
          <w:color w:val="000000"/>
          <w:sz w:val="28"/>
          <w:szCs w:val="28"/>
        </w:rPr>
        <w:t>应对方案：</w:t>
      </w:r>
      <w:r>
        <w:rPr>
          <w:rFonts w:ascii="仿宋" w:hAnsi="仿宋" w:eastAsia="仿宋" w:cs="仿宋"/>
          <w:bCs/>
          <w:color w:val="000000"/>
          <w:sz w:val="28"/>
          <w:szCs w:val="28"/>
        </w:rPr>
        <w:t>领域自适应(Domain Adaptation)[7]</w:t>
      </w:r>
      <w:r>
        <w:rPr>
          <w:rFonts w:hint="eastAsia" w:ascii="仿宋" w:hAnsi="仿宋" w:eastAsia="仿宋" w:cs="仿宋"/>
          <w:bCs/>
          <w:color w:val="000000"/>
          <w:sz w:val="28"/>
          <w:szCs w:val="28"/>
        </w:rPr>
        <w:t>。这是</w:t>
      </w:r>
      <w:r>
        <w:rPr>
          <w:rFonts w:ascii="仿宋" w:hAnsi="仿宋" w:eastAsia="仿宋" w:cs="仿宋"/>
          <w:bCs/>
          <w:color w:val="000000"/>
          <w:sz w:val="28"/>
          <w:szCs w:val="28"/>
        </w:rPr>
        <w:t>迁移学习中很重要的一部分内容，目的是把分布不同的源域和目标域的数据，映射到一个特征空间中，使其在该空间中的距离尽可能近。</w:t>
      </w:r>
      <w:r>
        <w:rPr>
          <w:rFonts w:hint="eastAsia" w:ascii="仿宋" w:hAnsi="仿宋" w:eastAsia="仿宋" w:cs="仿宋"/>
          <w:bCs/>
          <w:color w:val="000000"/>
          <w:sz w:val="28"/>
          <w:szCs w:val="28"/>
        </w:rPr>
        <w:t>对于我们的项目，就是将不同</w:t>
      </w:r>
      <w:r>
        <w:rPr>
          <w:rFonts w:ascii="仿宋" w:hAnsi="仿宋" w:eastAsia="仿宋" w:cs="仿宋"/>
          <w:bCs/>
          <w:color w:val="000000"/>
          <w:sz w:val="28"/>
          <w:szCs w:val="28"/>
        </w:rPr>
        <w:t>光照、图片风格</w:t>
      </w:r>
      <w:r>
        <w:rPr>
          <w:rFonts w:hint="eastAsia" w:ascii="仿宋" w:hAnsi="仿宋" w:eastAsia="仿宋" w:cs="仿宋"/>
          <w:bCs/>
          <w:color w:val="000000"/>
          <w:sz w:val="28"/>
          <w:szCs w:val="28"/>
        </w:rPr>
        <w:t>的特征图进行对齐，使得模型提取出来的特征图不包含</w:t>
      </w:r>
      <w:r>
        <w:rPr>
          <w:rFonts w:ascii="仿宋" w:hAnsi="仿宋" w:eastAsia="仿宋" w:cs="仿宋"/>
          <w:bCs/>
          <w:color w:val="000000"/>
          <w:sz w:val="28"/>
          <w:szCs w:val="28"/>
        </w:rPr>
        <w:t>光照、图片风格</w:t>
      </w:r>
      <w:r>
        <w:rPr>
          <w:rFonts w:hint="eastAsia" w:ascii="仿宋" w:hAnsi="仿宋" w:eastAsia="仿宋" w:cs="仿宋"/>
          <w:bCs/>
          <w:color w:val="000000"/>
          <w:sz w:val="28"/>
          <w:szCs w:val="28"/>
        </w:rPr>
        <w:t>等和目标计数无关的特征，进而提升我们模型对不同情景变化的适用性。</w:t>
      </w:r>
    </w:p>
    <w:p>
      <w:pPr>
        <w:keepNext w:val="0"/>
        <w:keepLines w:val="0"/>
        <w:widowControl/>
        <w:numPr>
          <w:ilvl w:val="0"/>
          <w:numId w:val="3"/>
        </w:numPr>
        <w:suppressLineNumbers w:val="0"/>
        <w:ind w:firstLine="420" w:firstLineChars="0"/>
        <w:jc w:val="left"/>
        <w:rPr>
          <w:rFonts w:hint="eastAsia" w:ascii="仿宋" w:hAnsi="仿宋" w:eastAsia="仿宋" w:cs="仿宋"/>
          <w:b/>
          <w:bCs/>
          <w:color w:val="000000"/>
          <w:sz w:val="28"/>
          <w:szCs w:val="28"/>
          <w:lang w:val="en-US" w:eastAsia="zh-CN"/>
        </w:rPr>
      </w:pPr>
      <w:r>
        <w:rPr>
          <w:rFonts w:hint="eastAsia" w:ascii="仿宋" w:hAnsi="仿宋" w:eastAsia="仿宋" w:cs="仿宋"/>
          <w:b/>
          <w:bCs/>
          <w:color w:val="000000"/>
          <w:sz w:val="28"/>
          <w:szCs w:val="28"/>
          <w:lang w:val="en-US" w:eastAsia="zh-CN"/>
        </w:rPr>
        <w:t>市场风险：</w:t>
      </w:r>
    </w:p>
    <w:p>
      <w:pPr>
        <w:keepNext w:val="0"/>
        <w:keepLines w:val="0"/>
        <w:widowControl/>
        <w:numPr>
          <w:numId w:val="0"/>
        </w:numPr>
        <w:suppressLineNumbers w:val="0"/>
        <w:ind w:firstLine="420" w:firstLineChars="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 xml:space="preserve">在市场方面，我们的产品由于未进入市场，所以在初创时期，市场对我们的 产品认可度不高，同时如果我们的资金为及时跟上，在未完全获得市场的认可实 现盈利时，我们很有可能提前被市场淘汰。 </w:t>
      </w:r>
    </w:p>
    <w:p>
      <w:pPr>
        <w:keepNext w:val="0"/>
        <w:keepLines w:val="0"/>
        <w:widowControl/>
        <w:suppressLineNumbers w:val="0"/>
        <w:ind w:firstLine="420" w:firstLineChars="0"/>
        <w:jc w:val="left"/>
        <w:rPr>
          <w:rFonts w:hint="eastAsia" w:ascii="仿宋" w:hAnsi="仿宋" w:eastAsia="仿宋" w:cs="仿宋"/>
          <w:color w:val="000000"/>
          <w:kern w:val="0"/>
          <w:sz w:val="28"/>
          <w:szCs w:val="28"/>
          <w:lang w:val="en-US" w:eastAsia="zh-CN" w:bidi="ar"/>
        </w:rPr>
      </w:pPr>
      <w:r>
        <w:rPr>
          <w:rFonts w:hint="eastAsia" w:ascii="仿宋" w:hAnsi="仿宋" w:eastAsia="仿宋" w:cs="仿宋"/>
          <w:b/>
          <w:bCs w:val="0"/>
          <w:color w:val="000000"/>
          <w:sz w:val="28"/>
          <w:szCs w:val="28"/>
        </w:rPr>
        <w:t>应对方案：</w:t>
      </w:r>
      <w:r>
        <w:rPr>
          <w:rFonts w:hint="eastAsia" w:ascii="仿宋" w:hAnsi="仿宋" w:eastAsia="仿宋" w:cs="仿宋"/>
          <w:color w:val="000000"/>
          <w:kern w:val="0"/>
          <w:sz w:val="28"/>
          <w:szCs w:val="28"/>
          <w:lang w:val="en-US" w:eastAsia="zh-CN" w:bidi="ar"/>
        </w:rPr>
        <w:t>对外，尽快的树立自己的品牌优势，使顾客认同该产品。多方位寻找投资， 以防止出现资金链断裂的问题。 对内，由于团队属于初创型，所以管理经验的缺乏、资金的短缺、盈利能力 低等都是存在在团队内部的管理风险。通过制定公司运作章程，加强公司内部的管理。营造良好企业文化，规划完整的绩效评价管理与决策系统，保证企业内部 管理的效率。</w:t>
      </w:r>
    </w:p>
    <w:p>
      <w:pPr>
        <w:keepNext w:val="0"/>
        <w:keepLines w:val="0"/>
        <w:widowControl/>
        <w:suppressLineNumbers w:val="0"/>
        <w:ind w:firstLine="420" w:firstLineChars="0"/>
        <w:jc w:val="left"/>
        <w:rPr>
          <w:rFonts w:hint="eastAsia" w:ascii="仿宋" w:hAnsi="仿宋" w:eastAsia="仿宋" w:cs="仿宋"/>
          <w:color w:val="000000"/>
          <w:kern w:val="0"/>
          <w:sz w:val="28"/>
          <w:szCs w:val="28"/>
          <w:lang w:val="en-US" w:eastAsia="zh-CN" w:bidi="ar"/>
        </w:rPr>
      </w:pPr>
    </w:p>
    <w:p>
      <w:pPr>
        <w:keepNext w:val="0"/>
        <w:keepLines w:val="0"/>
        <w:widowControl/>
        <w:suppressLineNumbers w:val="0"/>
        <w:ind w:firstLine="420" w:firstLineChars="0"/>
        <w:jc w:val="left"/>
        <w:rPr>
          <w:rFonts w:hint="eastAsia" w:ascii="仿宋" w:hAnsi="仿宋" w:eastAsia="仿宋" w:cs="仿宋"/>
          <w:color w:val="000000"/>
          <w:kern w:val="0"/>
          <w:sz w:val="28"/>
          <w:szCs w:val="28"/>
          <w:lang w:val="en-US" w:eastAsia="zh-CN" w:bidi="ar"/>
        </w:rPr>
      </w:pPr>
    </w:p>
    <w:p>
      <w:pPr>
        <w:keepNext w:val="0"/>
        <w:keepLines w:val="0"/>
        <w:widowControl/>
        <w:numPr>
          <w:ilvl w:val="0"/>
          <w:numId w:val="1"/>
        </w:numPr>
        <w:suppressLineNumbers w:val="0"/>
        <w:jc w:val="left"/>
        <w:rPr>
          <w:rFonts w:ascii="Microsoft JhengHei" w:hAnsi="Microsoft JhengHei" w:eastAsia="Microsoft JhengHei" w:cs="Microsoft JhengHei"/>
          <w:b/>
          <w:color w:val="000000"/>
          <w:kern w:val="0"/>
          <w:sz w:val="30"/>
          <w:szCs w:val="30"/>
          <w:lang w:val="en-US" w:eastAsia="zh-CN" w:bidi="ar"/>
        </w:rPr>
      </w:pPr>
      <w:r>
        <w:rPr>
          <w:rFonts w:hint="eastAsia" w:ascii="Microsoft JhengHei" w:hAnsi="Microsoft JhengHei" w:eastAsia="Microsoft JhengHei" w:cs="Microsoft JhengHei"/>
          <w:b/>
          <w:color w:val="000000"/>
          <w:kern w:val="0"/>
          <w:sz w:val="30"/>
          <w:szCs w:val="30"/>
          <w:lang w:val="en-US" w:eastAsia="zh-CN" w:bidi="ar"/>
        </w:rPr>
        <w:t>风险及退出</w:t>
      </w:r>
    </w:p>
    <w:p>
      <w:pPr>
        <w:keepNext w:val="0"/>
        <w:keepLines w:val="0"/>
        <w:widowControl/>
        <w:suppressLineNumbers w:val="0"/>
        <w:ind w:firstLine="420" w:firstLineChars="0"/>
        <w:jc w:val="left"/>
        <w:rPr>
          <w:sz w:val="28"/>
          <w:szCs w:val="28"/>
        </w:rPr>
      </w:pPr>
      <w:r>
        <w:rPr>
          <w:rFonts w:hint="eastAsia" w:ascii="宋体" w:hAnsi="宋体" w:eastAsia="宋体" w:cs="宋体"/>
          <w:color w:val="000000"/>
          <w:kern w:val="0"/>
          <w:sz w:val="28"/>
          <w:szCs w:val="28"/>
          <w:lang w:val="en-US" w:eastAsia="zh-CN" w:bidi="ar"/>
        </w:rPr>
        <w:t xml:space="preserve">目前，移动端目标检测市场机遇较大，在技术、需求、竞争、政策等方面面临的风险较小。 </w:t>
      </w:r>
    </w:p>
    <w:p>
      <w:pPr>
        <w:keepNext w:val="0"/>
        <w:keepLines w:val="0"/>
        <w:widowControl/>
        <w:suppressLineNumbers w:val="0"/>
        <w:ind w:firstLine="420" w:firstLineChars="0"/>
        <w:jc w:val="left"/>
        <w:rPr>
          <w:sz w:val="28"/>
          <w:szCs w:val="28"/>
        </w:rPr>
      </w:pPr>
      <w:r>
        <w:rPr>
          <w:rFonts w:hint="eastAsia" w:ascii="宋体" w:hAnsi="宋体" w:eastAsia="宋体" w:cs="宋体"/>
          <w:color w:val="000000"/>
          <w:kern w:val="0"/>
          <w:sz w:val="28"/>
          <w:szCs w:val="28"/>
          <w:lang w:val="en-US" w:eastAsia="zh-CN" w:bidi="ar"/>
        </w:rPr>
        <w:t xml:space="preserve">风险资金退出的成功与否关键取决于公司的业绩和发展前景。本公司属于有广阔发展前景和增长潜力的人工智能行业，可考虑在内地中小企业版上市。 </w:t>
      </w:r>
    </w:p>
    <w:p>
      <w:pPr>
        <w:keepNext w:val="0"/>
        <w:keepLines w:val="0"/>
        <w:widowControl/>
        <w:suppressLineNumbers w:val="0"/>
        <w:ind w:firstLine="420" w:firstLineChars="0"/>
        <w:jc w:val="left"/>
        <w:rPr>
          <w:sz w:val="28"/>
          <w:szCs w:val="28"/>
        </w:rPr>
      </w:pPr>
      <w:r>
        <w:rPr>
          <w:rFonts w:hint="eastAsia" w:ascii="宋体" w:hAnsi="宋体" w:eastAsia="宋体" w:cs="宋体"/>
          <w:color w:val="000000"/>
          <w:kern w:val="0"/>
          <w:sz w:val="28"/>
          <w:szCs w:val="28"/>
          <w:lang w:val="en-US" w:eastAsia="zh-CN" w:bidi="ar"/>
        </w:rPr>
        <w:t xml:space="preserve">潜在的投资人应以行业投资者为主，并以在持续经营过程中与投资者的产品互补、分红作为投资人获得的主要利益。 </w:t>
      </w:r>
    </w:p>
    <w:p>
      <w:pPr>
        <w:keepNext w:val="0"/>
        <w:keepLines w:val="0"/>
        <w:widowControl/>
        <w:suppressLineNumbers w:val="0"/>
        <w:ind w:firstLine="420" w:firstLineChars="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此外，经营达到稳定时的股权转让是投资人退出的主要方式，退出的定价可采用 简单的市盈率法进行计算，即以退出时的年度净利润乘以市盈率计算出企业价值并作为转让基价。</w:t>
      </w:r>
    </w:p>
    <w:p>
      <w:pPr>
        <w:keepNext w:val="0"/>
        <w:keepLines w:val="0"/>
        <w:widowControl/>
        <w:suppressLineNumbers w:val="0"/>
        <w:ind w:firstLine="420" w:firstLineChars="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ind w:firstLine="420" w:firstLineChars="0"/>
        <w:jc w:val="left"/>
        <w:rPr>
          <w:rFonts w:hint="eastAsia" w:ascii="仿宋" w:hAnsi="仿宋" w:eastAsia="仿宋" w:cs="仿宋"/>
          <w:color w:val="000000"/>
          <w:kern w:val="0"/>
          <w:sz w:val="28"/>
          <w:szCs w:val="28"/>
          <w:lang w:val="en-US" w:eastAsia="zh-CN" w:bidi="ar"/>
        </w:rPr>
      </w:pPr>
    </w:p>
    <w:p>
      <w:pPr>
        <w:keepNext w:val="0"/>
        <w:keepLines w:val="0"/>
        <w:widowControl/>
        <w:suppressLineNumbers w:val="0"/>
        <w:ind w:firstLine="420" w:firstLineChars="0"/>
        <w:jc w:val="left"/>
        <w:rPr>
          <w:rFonts w:hint="eastAsia" w:ascii="仿宋" w:hAnsi="仿宋" w:eastAsia="仿宋" w:cs="仿宋"/>
          <w:color w:val="000000"/>
          <w:kern w:val="0"/>
          <w:sz w:val="28"/>
          <w:szCs w:val="28"/>
          <w:lang w:val="en-US" w:eastAsia="zh-CN" w:bidi="ar"/>
        </w:rPr>
      </w:pPr>
    </w:p>
    <w:p>
      <w:pPr>
        <w:keepNext w:val="0"/>
        <w:keepLines w:val="0"/>
        <w:widowControl/>
        <w:suppressLineNumbers w:val="0"/>
        <w:ind w:firstLine="420" w:firstLineChars="0"/>
        <w:jc w:val="left"/>
        <w:rPr>
          <w:rFonts w:hint="eastAsia" w:ascii="仿宋" w:hAnsi="仿宋" w:eastAsia="仿宋" w:cs="仿宋"/>
          <w:b/>
          <w:bCs/>
          <w:color w:val="000000"/>
          <w:kern w:val="0"/>
          <w:sz w:val="28"/>
          <w:szCs w:val="28"/>
          <w:lang w:val="en-US" w:eastAsia="zh-CN" w:bidi="ar"/>
        </w:rPr>
      </w:pPr>
    </w:p>
    <w:p>
      <w:pPr>
        <w:keepNext w:val="0"/>
        <w:keepLines w:val="0"/>
        <w:widowControl/>
        <w:suppressLineNumbers w:val="0"/>
        <w:ind w:firstLine="420" w:firstLineChars="0"/>
        <w:jc w:val="left"/>
        <w:rPr>
          <w:rFonts w:hint="eastAsia" w:ascii="仿宋" w:hAnsi="仿宋" w:eastAsia="仿宋" w:cs="仿宋"/>
          <w:bCs/>
          <w:color w:val="000000"/>
          <w:sz w:val="28"/>
          <w:szCs w:val="28"/>
          <w:lang w:val="en-US" w:eastAsia="zh-CN"/>
        </w:rPr>
      </w:pPr>
    </w:p>
    <w:p>
      <w:pPr>
        <w:keepNext w:val="0"/>
        <w:keepLines w:val="0"/>
        <w:widowControl/>
        <w:numPr>
          <w:numId w:val="0"/>
        </w:numPr>
        <w:suppressLineNumbers w:val="0"/>
        <w:ind w:leftChars="0"/>
        <w:jc w:val="left"/>
        <w:rPr>
          <w:rFonts w:hint="default" w:ascii="宋体" w:hAnsi="宋体" w:eastAsia="宋体" w:cs="宋体"/>
          <w:color w:val="000000"/>
          <w:kern w:val="0"/>
          <w:sz w:val="28"/>
          <w:szCs w:val="28"/>
          <w:lang w:val="en-US" w:eastAsia="zh-CN" w:bidi="ar"/>
        </w:rPr>
      </w:pPr>
    </w:p>
    <w:p>
      <w:pPr>
        <w:ind w:firstLine="480"/>
        <w:rPr>
          <w:rFonts w:hint="eastAsia"/>
          <w:sz w:val="28"/>
          <w:szCs w:val="28"/>
        </w:rPr>
      </w:pPr>
    </w:p>
    <w:p>
      <w:pPr>
        <w:rPr>
          <w:rFonts w:hint="eastAsia"/>
          <w:sz w:val="28"/>
          <w:szCs w:val="28"/>
        </w:rPr>
      </w:pPr>
    </w:p>
    <w:p>
      <w:pPr>
        <w:keepNext w:val="0"/>
        <w:keepLines w:val="0"/>
        <w:widowControl/>
        <w:numPr>
          <w:numId w:val="0"/>
        </w:numPr>
        <w:suppressLineNumbers w:val="0"/>
        <w:jc w:val="left"/>
        <w:rPr>
          <w:rFonts w:ascii="Microsoft JhengHei" w:hAnsi="Microsoft JhengHei" w:eastAsia="Microsoft JhengHei" w:cs="Microsoft JhengHei"/>
          <w:b/>
          <w:color w:val="000000"/>
          <w:kern w:val="0"/>
          <w:sz w:val="30"/>
          <w:szCs w:val="30"/>
          <w:lang w:val="en-US" w:eastAsia="zh-CN" w:bidi="ar"/>
        </w:rPr>
      </w:pPr>
    </w:p>
    <w:p>
      <w:pPr>
        <w:rPr>
          <w:rFonts w:hint="eastAsia"/>
          <w:sz w:val="28"/>
          <w:szCs w:val="28"/>
        </w:rPr>
      </w:pPr>
    </w:p>
    <w:p>
      <w:pPr>
        <w:rPr>
          <w:rFonts w:hint="default" w:asciiTheme="minorEastAsia" w:hAnsiTheme="minorEastAsia" w:cstheme="minorEastAsia"/>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华文行楷">
    <w:panose1 w:val="02010800040101010101"/>
    <w:charset w:val="86"/>
    <w:family w:val="auto"/>
    <w:pitch w:val="default"/>
    <w:sig w:usb0="00000001" w:usb1="080F0000" w:usb2="00000000" w:usb3="00000000" w:csb0="00040000" w:csb1="00000000"/>
  </w:font>
  <w:font w:name="TimesNewRomanPSMT">
    <w:altName w:val="Times New Roman"/>
    <w:panose1 w:val="00000000000000000000"/>
    <w:charset w:val="00"/>
    <w:family w:val="auto"/>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微软雅黑 Light">
    <w:panose1 w:val="020B0502040204020203"/>
    <w:charset w:val="86"/>
    <w:family w:val="auto"/>
    <w:pitch w:val="default"/>
    <w:sig w:usb0="80000287" w:usb1="2ACF001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0C2E2B"/>
    <w:multiLevelType w:val="singleLevel"/>
    <w:tmpl w:val="B10C2E2B"/>
    <w:lvl w:ilvl="0" w:tentative="0">
      <w:start w:val="3"/>
      <w:numFmt w:val="decimal"/>
      <w:suff w:val="nothing"/>
      <w:lvlText w:val="%1、"/>
      <w:lvlJc w:val="left"/>
    </w:lvl>
  </w:abstractNum>
  <w:abstractNum w:abstractNumId="1">
    <w:nsid w:val="36EB0A88"/>
    <w:multiLevelType w:val="multilevel"/>
    <w:tmpl w:val="36EB0A8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4CFBDFB"/>
    <w:multiLevelType w:val="singleLevel"/>
    <w:tmpl w:val="44CFBDFB"/>
    <w:lvl w:ilvl="0" w:tentative="0">
      <w:start w:val="1"/>
      <w:numFmt w:val="chineseCounting"/>
      <w:suff w:val="nothing"/>
      <w:lvlText w:val="%1、"/>
      <w:lvlJc w:val="left"/>
      <w:rPr>
        <w:rFonts w:hint="eastAsia"/>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BA70E1"/>
    <w:rsid w:val="64BA7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iPriority="39" w:semiHidden="0" w:name="toc 2"/>
    <w:lsdException w:unhideWhenUsed="0" w:uiPriority="0" w:semiHidden="0" w:name="toc 3"/>
    <w:lsdException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3">
    <w:name w:val="footer"/>
    <w:basedOn w:val="1"/>
    <w:unhideWhenUsed/>
    <w:qFormat/>
    <w:uiPriority w:val="99"/>
    <w:pPr>
      <w:tabs>
        <w:tab w:val="center" w:pos="4153"/>
        <w:tab w:val="right" w:pos="8306"/>
      </w:tabs>
      <w:snapToGrid w:val="0"/>
      <w:jc w:val="left"/>
    </w:pPr>
    <w:rPr>
      <w:sz w:val="18"/>
      <w:szCs w:val="18"/>
    </w:rPr>
  </w:style>
  <w:style w:type="paragraph" w:styleId="4">
    <w:name w:val="header"/>
    <w:basedOn w:val="1"/>
    <w:unhideWhenUsed/>
    <w:uiPriority w:val="99"/>
    <w:pPr>
      <w:pBdr>
        <w:bottom w:val="single" w:color="auto" w:sz="6" w:space="1"/>
      </w:pBdr>
      <w:tabs>
        <w:tab w:val="center" w:pos="4153"/>
        <w:tab w:val="right" w:pos="8306"/>
      </w:tabs>
      <w:snapToGrid w:val="0"/>
      <w:jc w:val="center"/>
    </w:pPr>
    <w:rPr>
      <w:sz w:val="18"/>
      <w:szCs w:val="18"/>
    </w:rPr>
  </w:style>
  <w:style w:type="paragraph" w:styleId="5">
    <w:name w:val="toc 4"/>
    <w:basedOn w:val="1"/>
    <w:next w:val="1"/>
    <w:unhideWhenUsed/>
    <w:uiPriority w:val="39"/>
    <w:pPr>
      <w:tabs>
        <w:tab w:val="right" w:leader="dot" w:pos="8296"/>
      </w:tabs>
      <w:ind w:firstLine="482"/>
      <w:jc w:val="left"/>
    </w:pPr>
  </w:style>
  <w:style w:type="paragraph" w:styleId="6">
    <w:name w:val="Subtitle"/>
    <w:basedOn w:val="1"/>
    <w:next w:val="1"/>
    <w:qFormat/>
    <w:uiPriority w:val="11"/>
    <w:pPr>
      <w:spacing w:before="240" w:after="60" w:line="312" w:lineRule="auto"/>
      <w:jc w:val="center"/>
      <w:outlineLvl w:val="1"/>
    </w:pPr>
    <w:rPr>
      <w:rFonts w:asciiTheme="majorHAnsi" w:hAnsiTheme="majorHAnsi" w:cstheme="majorBidi"/>
      <w:b/>
      <w:bCs/>
      <w:kern w:val="28"/>
      <w:sz w:val="32"/>
      <w:szCs w:val="32"/>
    </w:rPr>
  </w:style>
  <w:style w:type="paragraph" w:styleId="7">
    <w:name w:val="toc 2"/>
    <w:basedOn w:val="1"/>
    <w:next w:val="1"/>
    <w:unhideWhenUsed/>
    <w:qFormat/>
    <w:uiPriority w:val="39"/>
    <w:pPr>
      <w:tabs>
        <w:tab w:val="right" w:leader="dot" w:pos="8296"/>
      </w:tabs>
      <w:ind w:left="480" w:leftChars="200" w:firstLine="720"/>
      <w:jc w:val="left"/>
    </w:p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1">
    <w:name w:val="List Paragraph"/>
    <w:basedOn w:val="1"/>
    <w:qFormat/>
    <w:uiPriority w:val="34"/>
    <w:pPr>
      <w:ind w:firstLine="420"/>
    </w:pPr>
  </w:style>
  <w:style w:type="paragraph" w:customStyle="1" w:styleId="12">
    <w:name w:val="TOC Heading"/>
    <w:basedOn w:val="2"/>
    <w:next w:val="1"/>
    <w:semiHidden/>
    <w:unhideWhenUsed/>
    <w:qFormat/>
    <w:uiPriority w:val="39"/>
    <w:pPr>
      <w:widowControl/>
      <w:spacing w:before="480" w:after="0" w:line="276" w:lineRule="auto"/>
      <w:ind w:firstLine="0" w:firstLineChars="0"/>
      <w:jc w:val="left"/>
      <w:outlineLvl w:val="9"/>
    </w:pPr>
    <w:rPr>
      <w:rFonts w:asciiTheme="majorHAnsi" w:hAnsiTheme="majorHAnsi" w:eastAsiaTheme="majorEastAsia" w:cstheme="majorBidi"/>
      <w:color w:val="2E75B6" w:themeColor="accent1" w:themeShade="BF"/>
      <w:kern w:val="0"/>
      <w:sz w:val="28"/>
      <w:szCs w:val="28"/>
    </w:rPr>
  </w:style>
  <w:style w:type="character" w:customStyle="1" w:styleId="13">
    <w:name w:val="Book Title"/>
    <w:basedOn w:val="10"/>
    <w:qFormat/>
    <w:uiPriority w:val="33"/>
    <w:rPr>
      <w:b/>
      <w:bCs/>
      <w:smallCaps/>
      <w:spacing w:val="5"/>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microsoft.com/office/2011/relationships/people" Target="people.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中华人民共和国国务院</Company>
  <Pages>1</Pages>
  <Words>0</Words>
  <Characters>0</Characters>
  <Lines>0</Lines>
  <Paragraphs>0</Paragraphs>
  <TotalTime>1</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2020-06-10T11:58:00Z</dcterms:created>
  <dc:creator>言清欢</dc:creator>
  <cp:lastModifiedBy>言清欢</cp:lastModifiedBy>
  <dcterms:modified xsi:type="dcterms:W3CDTF">2020-06-10T13:58:10Z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